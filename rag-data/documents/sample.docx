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PHỤ LỤC 02</w:t>
      </w:r>
    </w:p>
    <w:p w:rsidR="00000000" w:rsidDel="00000000" w:rsidP="00000000" w:rsidRDefault="00000000" w:rsidRPr="00000000" w14:paraId="00000002">
      <w:pPr>
        <w:spacing w:line="288" w:lineRule="auto"/>
        <w:jc w:val="center"/>
        <w:rPr>
          <w:rFonts w:ascii="Times New Roman" w:cs="Times New Roman" w:eastAsia="Times New Roman" w:hAnsi="Times New Roman"/>
          <w:b w:val="1"/>
          <w:bCs w:val="1"/>
          <w:i w:val="1"/>
          <w:iCs w:val="1"/>
          <w:color w:val="0070c0"/>
          <w:sz w:val="24"/>
          <w:szCs w:val="24"/>
        </w:rPr>
      </w:pPr>
      <w:r w:rsidDel="00000000" w:rsidR="00000000" w:rsidRPr="00000000">
        <w:rPr>
          <w:rFonts w:ascii="Times New Roman" w:cs="Times New Roman" w:eastAsia="Times New Roman" w:hAnsi="Times New Roman"/>
          <w:b w:val="1"/>
          <w:bCs w:val="1"/>
          <w:i w:val="1"/>
          <w:iCs w:val="1"/>
          <w:color w:val="0070c0"/>
          <w:sz w:val="24"/>
          <w:szCs w:val="24"/>
          <w:rtl w:val="0"/>
        </w:rPr>
        <w:t xml:space="preserve">ANNEX 02</w:t>
      </w:r>
    </w:p>
    <w:p w:rsidR="00000000" w:rsidDel="00000000" w:rsidP="00000000" w:rsidRDefault="00000000" w:rsidRPr="00000000" w14:paraId="00000003">
      <w:pPr>
        <w:spacing w:line="288"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4">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Lục 02 này được lập trên cơ sở Hợp Đồng Đại Lý số GSR95/082025 ký ngày 02/03/2026 giữa Công Ty TNHH CJ CGV Việt Nam và Công Ty Cổ Phần Dịch Vụ Di Động Trực Tuyến (“</w:t>
      </w:r>
      <w:r w:rsidDel="00000000" w:rsidR="00000000" w:rsidRPr="00000000">
        <w:rPr>
          <w:rFonts w:ascii="Times New Roman" w:cs="Times New Roman" w:eastAsia="Times New Roman" w:hAnsi="Times New Roman"/>
          <w:b w:val="1"/>
          <w:bCs w:val="1"/>
          <w:sz w:val="24"/>
          <w:szCs w:val="24"/>
          <w:rtl w:val="0"/>
        </w:rPr>
        <w:t xml:space="preserve">Hợp Đồng</w:t>
      </w:r>
      <w:r w:rsidDel="00000000" w:rsidR="00000000" w:rsidRPr="00000000">
        <w:rPr>
          <w:rFonts w:ascii="Times New Roman" w:cs="Times New Roman" w:eastAsia="Times New Roman" w:hAnsi="Times New Roman"/>
          <w:sz w:val="24"/>
          <w:szCs w:val="24"/>
          <w:rtl w:val="0"/>
        </w:rPr>
        <w:t xml:space="preserve">”) và Phụ Lục 01 ngày 02/03/2026 kèm theo Hợp Đồng (“</w:t>
      </w:r>
      <w:r w:rsidDel="00000000" w:rsidR="00000000" w:rsidRPr="00000000">
        <w:rPr>
          <w:rFonts w:ascii="Times New Roman" w:cs="Times New Roman" w:eastAsia="Times New Roman" w:hAnsi="Times New Roman"/>
          <w:b w:val="1"/>
          <w:bCs w:val="1"/>
          <w:sz w:val="24"/>
          <w:szCs w:val="24"/>
          <w:rtl w:val="0"/>
        </w:rPr>
        <w:t xml:space="preserve">Phụ Lục 01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Based on the agreements signed by and between CJ CGV Vietnam Co., Ltd. and Online Mobile Service Joint Stock Company</w:t>
      </w:r>
      <w:r w:rsidDel="00000000" w:rsidR="00000000" w:rsidRPr="00000000">
        <w:rPr>
          <w:rtl w:val="0"/>
        </w:rPr>
      </w:r>
    </w:p>
    <w:p w:rsidR="00000000" w:rsidDel="00000000" w:rsidP="00000000" w:rsidRDefault="00000000" w:rsidRPr="00000000" w14:paraId="00000006">
      <w:pPr>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Lục 02 này được lập và ký kết ngày ___ tháng ___ năm _____ bởi và giữa: </w:t>
      </w:r>
    </w:p>
    <w:p w:rsidR="00000000" w:rsidDel="00000000" w:rsidP="00000000" w:rsidRDefault="00000000" w:rsidRPr="00000000" w14:paraId="00000008">
      <w:pPr>
        <w:spacing w:line="288"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
        <w:tblW w:w="9068.0" w:type="dxa"/>
        <w:jc w:val="left"/>
        <w:tblInd w:w="-142.0" w:type="dxa"/>
        <w:tblLayout w:type="fixed"/>
        <w:tblLook w:val="0400"/>
      </w:tblPr>
      <w:tblGrid>
        <w:gridCol w:w="2972"/>
        <w:gridCol w:w="284"/>
        <w:gridCol w:w="5812"/>
        <w:tblGridChange w:id="0">
          <w:tblGrid>
            <w:gridCol w:w="2972"/>
            <w:gridCol w:w="284"/>
            <w:gridCol w:w="5812"/>
          </w:tblGrid>
        </w:tblGridChange>
      </w:tblGrid>
      <w:tr>
        <w:trPr>
          <w:cantSplit w:val="0"/>
          <w:trHeight w:val="509" w:hRule="atLeast"/>
          <w:tblHeader w:val="0"/>
        </w:trPr>
        <w:tc>
          <w:tcPr>
            <w:gridSpan w:val="3"/>
            <w:vAlign w:val="center"/>
          </w:tcPr>
          <w:p w:rsidR="00000000" w:rsidDel="00000000" w:rsidP="00000000" w:rsidRDefault="00000000" w:rsidRPr="00000000" w14:paraId="00000009">
            <w:pPr>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TY TNHH CJ CGV VIỆT NAM</w:t>
            </w:r>
          </w:p>
          <w:p w:rsidR="00000000" w:rsidDel="00000000" w:rsidP="00000000" w:rsidRDefault="00000000" w:rsidRPr="00000000" w14:paraId="0000000A">
            <w:pPr>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70c0"/>
                <w:sz w:val="24"/>
                <w:szCs w:val="24"/>
                <w:rtl w:val="0"/>
              </w:rPr>
              <w:t xml:space="preserve">CJ CGV VIETNAM CO., LTD.</w:t>
            </w:r>
            <w:r w:rsidDel="00000000" w:rsidR="00000000" w:rsidRPr="00000000">
              <w:rPr>
                <w:rtl w:val="0"/>
              </w:rPr>
            </w:r>
          </w:p>
        </w:tc>
      </w:tr>
      <w:tr>
        <w:trPr>
          <w:cantSplit w:val="0"/>
          <w:trHeight w:val="1018" w:hRule="atLeast"/>
          <w:tblHeader w:val="0"/>
        </w:trPr>
        <w:tc>
          <w:tcPr/>
          <w:p w:rsidR="00000000" w:rsidDel="00000000" w:rsidP="00000000" w:rsidRDefault="00000000" w:rsidRPr="00000000" w14:paraId="0000000D">
            <w:pPr>
              <w:spacing w:line="288" w:lineRule="auto"/>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sz w:val="24"/>
                <w:szCs w:val="24"/>
                <w:rtl w:val="0"/>
              </w:rPr>
              <w:t xml:space="preserve">Trụ sở chính</w:t>
            </w:r>
            <w:r w:rsidDel="00000000" w:rsidR="00000000" w:rsidRPr="00000000">
              <w:rPr>
                <w:rtl w:val="0"/>
              </w:rPr>
            </w:r>
          </w:p>
          <w:p w:rsidR="00000000" w:rsidDel="00000000" w:rsidP="00000000" w:rsidRDefault="00000000" w:rsidRPr="00000000" w14:paraId="0000000E">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Head office</w:t>
            </w:r>
            <w:r w:rsidDel="00000000" w:rsidR="00000000" w:rsidRPr="00000000">
              <w:rPr>
                <w:rtl w:val="0"/>
              </w:rPr>
            </w:r>
          </w:p>
        </w:tc>
        <w:tc>
          <w:tcPr/>
          <w:p w:rsidR="00000000" w:rsidDel="00000000" w:rsidP="00000000" w:rsidRDefault="00000000" w:rsidRPr="00000000" w14:paraId="0000000F">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0">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Lầu 2, Số 7/28, Đường Thành Thái, phường 14, Quận 10, TP. Hồ Chí Minh, Việt Nam</w:t>
            </w:r>
          </w:p>
          <w:p w:rsidR="00000000" w:rsidDel="00000000" w:rsidP="00000000" w:rsidRDefault="00000000" w:rsidRPr="00000000" w14:paraId="00000011">
            <w:pPr>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2</w:t>
            </w:r>
            <w:r w:rsidDel="00000000" w:rsidR="00000000" w:rsidRPr="00000000">
              <w:rPr>
                <w:rFonts w:ascii="Times New Roman" w:cs="Times New Roman" w:eastAsia="Times New Roman" w:hAnsi="Times New Roman"/>
                <w:i w:val="1"/>
                <w:iCs w:val="1"/>
                <w:color w:val="0070c0"/>
                <w:sz w:val="24"/>
                <w:szCs w:val="24"/>
                <w:vertAlign w:val="superscript"/>
                <w:rtl w:val="0"/>
              </w:rPr>
              <w:t xml:space="preserve">nd</w:t>
            </w:r>
            <w:r w:rsidDel="00000000" w:rsidR="00000000" w:rsidRPr="00000000">
              <w:rPr>
                <w:rFonts w:ascii="Times New Roman" w:cs="Times New Roman" w:eastAsia="Times New Roman" w:hAnsi="Times New Roman"/>
                <w:i w:val="1"/>
                <w:iCs w:val="1"/>
                <w:color w:val="0070c0"/>
                <w:sz w:val="24"/>
                <w:szCs w:val="24"/>
                <w:rtl w:val="0"/>
              </w:rPr>
              <w:t xml:space="preserve"> Floor, No. 7/28, Thanh Thai Street, Ward 14, District 10, Ho Chi Minh City, Vietnam</w:t>
            </w:r>
            <w:r w:rsidDel="00000000" w:rsidR="00000000" w:rsidRPr="00000000">
              <w:rPr>
                <w:rtl w:val="0"/>
              </w:rPr>
            </w:r>
          </w:p>
        </w:tc>
      </w:tr>
      <w:tr>
        <w:trPr>
          <w:cantSplit w:val="0"/>
          <w:trHeight w:val="318" w:hRule="atLeast"/>
          <w:tblHeader w:val="0"/>
        </w:trPr>
        <w:tc>
          <w:tcPr/>
          <w:p w:rsidR="00000000" w:rsidDel="00000000" w:rsidP="00000000" w:rsidRDefault="00000000" w:rsidRPr="00000000" w14:paraId="00000012">
            <w:pPr>
              <w:spacing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Mã số thuế </w:t>
            </w:r>
            <w:r w:rsidDel="00000000" w:rsidR="00000000" w:rsidRPr="00000000">
              <w:rPr>
                <w:rtl w:val="0"/>
              </w:rPr>
            </w:r>
          </w:p>
          <w:p w:rsidR="00000000" w:rsidDel="00000000" w:rsidP="00000000" w:rsidRDefault="00000000" w:rsidRPr="00000000" w14:paraId="00000013">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Tax code</w:t>
            </w:r>
            <w:r w:rsidDel="00000000" w:rsidR="00000000" w:rsidRPr="00000000">
              <w:rPr>
                <w:rtl w:val="0"/>
              </w:rPr>
            </w:r>
          </w:p>
        </w:tc>
        <w:tc>
          <w:tcPr/>
          <w:p w:rsidR="00000000" w:rsidDel="00000000" w:rsidP="00000000" w:rsidRDefault="00000000" w:rsidRPr="00000000" w14:paraId="00000014">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5">
            <w:pPr>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0303675393</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spacing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Điện thoại </w:t>
            </w:r>
            <w:r w:rsidDel="00000000" w:rsidR="00000000" w:rsidRPr="00000000">
              <w:rPr>
                <w:rtl w:val="0"/>
              </w:rPr>
            </w:r>
          </w:p>
          <w:p w:rsidR="00000000" w:rsidDel="00000000" w:rsidP="00000000" w:rsidRDefault="00000000" w:rsidRPr="00000000" w14:paraId="00000017">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Telephone</w:t>
            </w:r>
            <w:r w:rsidDel="00000000" w:rsidR="00000000" w:rsidRPr="00000000">
              <w:rPr>
                <w:rtl w:val="0"/>
              </w:rPr>
            </w:r>
          </w:p>
        </w:tc>
        <w:tc>
          <w:tcPr/>
          <w:p w:rsidR="00000000" w:rsidDel="00000000" w:rsidP="00000000" w:rsidRDefault="00000000" w:rsidRPr="00000000" w14:paraId="00000018">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9">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(+84-8) 3636 57575    Fax: (+84-8) 3636 5767</w:t>
            </w:r>
          </w:p>
        </w:tc>
      </w:tr>
      <w:tr>
        <w:trPr>
          <w:cantSplit w:val="0"/>
          <w:trHeight w:val="509" w:hRule="atLeast"/>
          <w:tblHeader w:val="0"/>
        </w:trPr>
        <w:tc>
          <w:tcPr/>
          <w:p w:rsidR="00000000" w:rsidDel="00000000" w:rsidP="00000000" w:rsidRDefault="00000000" w:rsidRPr="00000000" w14:paraId="0000001A">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p>
          <w:p w:rsidR="00000000" w:rsidDel="00000000" w:rsidP="00000000" w:rsidRDefault="00000000" w:rsidRPr="00000000" w14:paraId="0000001B">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Representative</w:t>
            </w:r>
            <w:r w:rsidDel="00000000" w:rsidR="00000000" w:rsidRPr="00000000">
              <w:rPr>
                <w:rtl w:val="0"/>
              </w:rPr>
            </w:r>
          </w:p>
        </w:tc>
        <w:tc>
          <w:tcPr/>
          <w:p w:rsidR="00000000" w:rsidDel="00000000" w:rsidP="00000000" w:rsidRDefault="00000000" w:rsidRPr="00000000" w14:paraId="0000001C">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1D">
            <w:pPr>
              <w:spacing w:line="288"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1E">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r>
          </w:p>
          <w:p w:rsidR="00000000" w:rsidDel="00000000" w:rsidP="00000000" w:rsidRDefault="00000000" w:rsidRPr="00000000" w14:paraId="0000001F">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Position</w:t>
            </w:r>
            <w:r w:rsidDel="00000000" w:rsidR="00000000" w:rsidRPr="00000000">
              <w:rPr>
                <w:rtl w:val="0"/>
              </w:rPr>
            </w:r>
          </w:p>
        </w:tc>
        <w:tc>
          <w:tcPr>
            <w:vAlign w:val="center"/>
          </w:tcPr>
          <w:p w:rsidR="00000000" w:rsidDel="00000000" w:rsidP="00000000" w:rsidRDefault="00000000" w:rsidRPr="00000000" w14:paraId="00000020">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vAlign w:val="center"/>
          </w:tcPr>
          <w:p w:rsidR="00000000" w:rsidDel="00000000" w:rsidP="00000000" w:rsidRDefault="00000000" w:rsidRPr="00000000" w14:paraId="00000021">
            <w:pPr>
              <w:spacing w:line="288"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Giám Đốc Tài Chính / </w:t>
            </w:r>
            <w:r w:rsidDel="00000000" w:rsidR="00000000" w:rsidRPr="00000000">
              <w:rPr>
                <w:rFonts w:ascii="Times New Roman" w:cs="Times New Roman" w:eastAsia="Times New Roman" w:hAnsi="Times New Roman"/>
                <w:i w:val="1"/>
                <w:iCs w:val="1"/>
                <w:sz w:val="24"/>
                <w:szCs w:val="24"/>
                <w:rtl w:val="0"/>
              </w:rPr>
              <w:t xml:space="preserve">Chief Financial Officer</w:t>
            </w:r>
            <w:r w:rsidDel="00000000" w:rsidR="00000000" w:rsidRPr="00000000">
              <w:rPr>
                <w:rtl w:val="0"/>
              </w:rPr>
            </w:r>
          </w:p>
        </w:tc>
      </w:tr>
      <w:tr>
        <w:trPr>
          <w:cantSplit w:val="0"/>
          <w:trHeight w:val="759" w:hRule="atLeast"/>
          <w:tblHeader w:val="0"/>
        </w:trPr>
        <w:tc>
          <w:tcPr>
            <w:gridSpan w:val="3"/>
            <w:vAlign w:val="center"/>
          </w:tcPr>
          <w:p w:rsidR="00000000" w:rsidDel="00000000" w:rsidP="00000000" w:rsidRDefault="00000000" w:rsidRPr="00000000" w14:paraId="00000022">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Giấy Ủy quyền số: 065/2021/UQ-TGĐ ký ngày 12 tháng 03 năm 2021</w:t>
            </w:r>
          </w:p>
          <w:p w:rsidR="00000000" w:rsidDel="00000000" w:rsidP="00000000" w:rsidRDefault="00000000" w:rsidRPr="00000000" w14:paraId="00000023">
            <w:pPr>
              <w:spacing w:line="288" w:lineRule="auto"/>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Under the Power of Attorney No. 065/2021/UQ-TGĐ dated March 12</w:t>
            </w:r>
            <w:r w:rsidDel="00000000" w:rsidR="00000000" w:rsidRPr="00000000">
              <w:rPr>
                <w:rFonts w:ascii="Times New Roman" w:cs="Times New Roman" w:eastAsia="Times New Roman" w:hAnsi="Times New Roman"/>
                <w:i w:val="1"/>
                <w:iCs w:val="1"/>
                <w:color w:val="0070c0"/>
                <w:sz w:val="24"/>
                <w:szCs w:val="24"/>
                <w:vertAlign w:val="superscript"/>
                <w:rtl w:val="0"/>
              </w:rPr>
              <w:t xml:space="preserve">th</w:t>
            </w:r>
            <w:r w:rsidDel="00000000" w:rsidR="00000000" w:rsidRPr="00000000">
              <w:rPr>
                <w:rFonts w:ascii="Times New Roman" w:cs="Times New Roman" w:eastAsia="Times New Roman" w:hAnsi="Times New Roman"/>
                <w:i w:val="1"/>
                <w:iCs w:val="1"/>
                <w:color w:val="0070c0"/>
                <w:sz w:val="24"/>
                <w:szCs w:val="24"/>
                <w:rtl w:val="0"/>
              </w:rPr>
              <w:t xml:space="preserve"> 2021 </w:t>
            </w:r>
          </w:p>
          <w:p w:rsidR="00000000" w:rsidDel="00000000" w:rsidP="00000000" w:rsidRDefault="00000000" w:rsidRPr="00000000" w14:paraId="00000024">
            <w:pPr>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đây được gọi là “</w:t>
            </w:r>
            <w:r w:rsidDel="00000000" w:rsidR="00000000" w:rsidRPr="00000000">
              <w:rPr>
                <w:rFonts w:ascii="Times New Roman" w:cs="Times New Roman" w:eastAsia="Times New Roman" w:hAnsi="Times New Roman"/>
                <w:b w:val="1"/>
                <w:bCs w:val="1"/>
                <w:sz w:val="24"/>
                <w:szCs w:val="24"/>
                <w:rtl w:val="0"/>
              </w:rPr>
              <w:t xml:space="preserve">CJ</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CGV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Hereinafter referred to as “</w:t>
            </w:r>
            <w:r w:rsidDel="00000000" w:rsidR="00000000" w:rsidRPr="00000000">
              <w:rPr>
                <w:rFonts w:ascii="Times New Roman" w:cs="Times New Roman" w:eastAsia="Times New Roman" w:hAnsi="Times New Roman"/>
                <w:b w:val="1"/>
                <w:bCs w:val="1"/>
                <w:i w:val="1"/>
                <w:iCs w:val="1"/>
                <w:color w:val="0070c0"/>
                <w:sz w:val="24"/>
                <w:szCs w:val="24"/>
                <w:rtl w:val="0"/>
              </w:rPr>
              <w:t xml:space="preserve">Party A</w:t>
            </w:r>
            <w:r w:rsidDel="00000000" w:rsidR="00000000" w:rsidRPr="00000000">
              <w:rPr>
                <w:rFonts w:ascii="Times New Roman" w:cs="Times New Roman" w:eastAsia="Times New Roman" w:hAnsi="Times New Roman"/>
                <w:i w:val="1"/>
                <w:iCs w:val="1"/>
                <w:color w:val="0070c0"/>
                <w:sz w:val="24"/>
                <w:szCs w:val="24"/>
                <w:rtl w:val="0"/>
              </w:rPr>
              <w:t xml:space="preserve">” or “</w:t>
            </w:r>
            <w:r w:rsidDel="00000000" w:rsidR="00000000" w:rsidRPr="00000000">
              <w:rPr>
                <w:rFonts w:ascii="Times New Roman" w:cs="Times New Roman" w:eastAsia="Times New Roman" w:hAnsi="Times New Roman"/>
                <w:b w:val="1"/>
                <w:bCs w:val="1"/>
                <w:i w:val="1"/>
                <w:iCs w:val="1"/>
                <w:color w:val="0070c0"/>
                <w:sz w:val="24"/>
                <w:szCs w:val="24"/>
                <w:rtl w:val="0"/>
              </w:rPr>
              <w:t xml:space="preserve">CGV</w:t>
            </w:r>
            <w:r w:rsidDel="00000000" w:rsidR="00000000" w:rsidRPr="00000000">
              <w:rPr>
                <w:rFonts w:ascii="Times New Roman" w:cs="Times New Roman" w:eastAsia="Times New Roman" w:hAnsi="Times New Roman"/>
                <w:i w:val="1"/>
                <w:iCs w:val="1"/>
                <w:color w:val="0070c0"/>
                <w:sz w:val="24"/>
                <w:szCs w:val="24"/>
                <w:rtl w:val="0"/>
              </w:rPr>
              <w:t xml:space="preserve">”</w:t>
            </w:r>
            <w:r w:rsidDel="00000000" w:rsidR="00000000" w:rsidRPr="00000000">
              <w:rPr>
                <w:rtl w:val="0"/>
              </w:rPr>
            </w:r>
          </w:p>
        </w:tc>
      </w:tr>
    </w:tbl>
    <w:p w:rsidR="00000000" w:rsidDel="00000000" w:rsidP="00000000" w:rsidRDefault="00000000" w:rsidRPr="00000000" w14:paraId="00000029">
      <w:pPr>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88" w:lineRule="auto"/>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i w:val="1"/>
          <w:iCs w:val="1"/>
          <w:color w:val="0070c0"/>
          <w:sz w:val="24"/>
          <w:szCs w:val="24"/>
          <w:rtl w:val="0"/>
        </w:rPr>
        <w:t xml:space="preserve">And</w:t>
      </w:r>
    </w:p>
    <w:p w:rsidR="00000000" w:rsidDel="00000000" w:rsidP="00000000" w:rsidRDefault="00000000" w:rsidRPr="00000000" w14:paraId="0000002B">
      <w:pPr>
        <w:spacing w:line="288"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2"/>
        <w:tblW w:w="9068.0" w:type="dxa"/>
        <w:jc w:val="left"/>
        <w:tblInd w:w="-142.0" w:type="dxa"/>
        <w:tblLayout w:type="fixed"/>
        <w:tblLook w:val="0400"/>
      </w:tblPr>
      <w:tblGrid>
        <w:gridCol w:w="2972"/>
        <w:gridCol w:w="284"/>
        <w:gridCol w:w="5812"/>
        <w:tblGridChange w:id="0">
          <w:tblGrid>
            <w:gridCol w:w="2972"/>
            <w:gridCol w:w="284"/>
            <w:gridCol w:w="5812"/>
          </w:tblGrid>
        </w:tblGridChange>
      </w:tblGrid>
      <w:tr>
        <w:trPr>
          <w:cantSplit w:val="0"/>
          <w:tblHeader w:val="0"/>
        </w:trPr>
        <w:tc>
          <w:tcPr>
            <w:gridSpan w:val="3"/>
            <w:vAlign w:val="center"/>
          </w:tcPr>
          <w:p w:rsidR="00000000" w:rsidDel="00000000" w:rsidP="00000000" w:rsidRDefault="00000000" w:rsidRPr="00000000" w14:paraId="0000002C">
            <w:pPr>
              <w:keepNext w:val="1"/>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TY CỔ PHẦN DỊCH VỤ DI ĐỘNG TRỰC TUYẾN</w:t>
            </w:r>
          </w:p>
          <w:p w:rsidR="00000000" w:rsidDel="00000000" w:rsidP="00000000" w:rsidRDefault="00000000" w:rsidRPr="00000000" w14:paraId="0000002D">
            <w:pPr>
              <w:keepNext w:val="1"/>
              <w:spacing w:line="288" w:lineRule="auto"/>
              <w:jc w:val="both"/>
              <w:rPr>
                <w:rFonts w:ascii="Times New Roman" w:cs="Times New Roman" w:eastAsia="Times New Roman" w:hAnsi="Times New Roman"/>
                <w:b w:val="1"/>
                <w:bCs w:val="1"/>
                <w:i w:val="1"/>
                <w:iCs w:val="1"/>
                <w:color w:val="0070c0"/>
                <w:sz w:val="24"/>
                <w:szCs w:val="24"/>
              </w:rPr>
            </w:pPr>
            <w:r w:rsidDel="00000000" w:rsidR="00000000" w:rsidRPr="00000000">
              <w:rPr>
                <w:rFonts w:ascii="Times New Roman" w:cs="Times New Roman" w:eastAsia="Times New Roman" w:hAnsi="Times New Roman"/>
                <w:b w:val="1"/>
                <w:bCs w:val="1"/>
                <w:i w:val="1"/>
                <w:iCs w:val="1"/>
                <w:color w:val="0070c0"/>
                <w:sz w:val="24"/>
                <w:szCs w:val="24"/>
                <w:rtl w:val="0"/>
              </w:rPr>
              <w:t xml:space="preserve">ONLINE MOBILE SERVICES JOINT STOCK COMPANY</w:t>
            </w:r>
          </w:p>
          <w:p w:rsidR="00000000" w:rsidDel="00000000" w:rsidP="00000000" w:rsidRDefault="00000000" w:rsidRPr="00000000" w14:paraId="0000002E">
            <w:pPr>
              <w:keepNext w:val="1"/>
              <w:spacing w:line="288"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1">
            <w:pPr>
              <w:keepNext w:val="1"/>
              <w:spacing w:line="288" w:lineRule="auto"/>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sz w:val="24"/>
                <w:szCs w:val="24"/>
                <w:rtl w:val="0"/>
              </w:rPr>
              <w:t xml:space="preserve">Trụ sở chính</w:t>
            </w:r>
            <w:r w:rsidDel="00000000" w:rsidR="00000000" w:rsidRPr="00000000">
              <w:rPr>
                <w:rtl w:val="0"/>
              </w:rPr>
            </w:r>
          </w:p>
          <w:p w:rsidR="00000000" w:rsidDel="00000000" w:rsidP="00000000" w:rsidRDefault="00000000" w:rsidRPr="00000000" w14:paraId="00000032">
            <w:pPr>
              <w:keepNext w:val="1"/>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Head office</w:t>
            </w:r>
            <w:r w:rsidDel="00000000" w:rsidR="00000000" w:rsidRPr="00000000">
              <w:rPr>
                <w:rtl w:val="0"/>
              </w:rPr>
            </w:r>
          </w:p>
        </w:tc>
        <w:tc>
          <w:tcPr/>
          <w:p w:rsidR="00000000" w:rsidDel="00000000" w:rsidP="00000000" w:rsidRDefault="00000000" w:rsidRPr="00000000" w14:paraId="00000033">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34">
            <w:pPr>
              <w:keepNext w:val="1"/>
              <w:spacing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Tầng 6, Tòa nhà Phú Mỹ Hưng, số 8 đường Hoàng Văn Thái, Phường Tân Phú, Quận 7, Thành phố Hồ Chí Minh, Việt Nam</w:t>
            </w:r>
            <w:r w:rsidDel="00000000" w:rsidR="00000000" w:rsidRPr="00000000">
              <w:rPr>
                <w:rtl w:val="0"/>
              </w:rPr>
            </w:r>
          </w:p>
          <w:p w:rsidR="00000000" w:rsidDel="00000000" w:rsidP="00000000" w:rsidRDefault="00000000" w:rsidRPr="00000000" w14:paraId="00000035">
            <w:pPr>
              <w:keepNext w:val="1"/>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6</w:t>
            </w:r>
            <w:r w:rsidDel="00000000" w:rsidR="00000000" w:rsidRPr="00000000">
              <w:rPr>
                <w:rFonts w:ascii="Times New Roman" w:cs="Times New Roman" w:eastAsia="Times New Roman" w:hAnsi="Times New Roman"/>
                <w:i w:val="1"/>
                <w:iCs w:val="1"/>
                <w:color w:val="0070c0"/>
                <w:sz w:val="24"/>
                <w:szCs w:val="24"/>
                <w:vertAlign w:val="superscript"/>
                <w:rtl w:val="0"/>
              </w:rPr>
              <w:t xml:space="preserve">th</w:t>
            </w:r>
            <w:r w:rsidDel="00000000" w:rsidR="00000000" w:rsidRPr="00000000">
              <w:rPr>
                <w:rFonts w:ascii="Times New Roman" w:cs="Times New Roman" w:eastAsia="Times New Roman" w:hAnsi="Times New Roman"/>
                <w:i w:val="1"/>
                <w:iCs w:val="1"/>
                <w:color w:val="0070c0"/>
                <w:sz w:val="24"/>
                <w:szCs w:val="24"/>
                <w:rtl w:val="0"/>
              </w:rPr>
              <w:t xml:space="preserve"> floor, Phu My Hung Building, 8 Hoang Van Thai Street, Tan Phu Ward, District 7, Ho Chi Minh City, Vietnam</w:t>
            </w: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36">
            <w:pPr>
              <w:keepNext w:val="1"/>
              <w:spacing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Mã số thuế </w:t>
            </w:r>
            <w:r w:rsidDel="00000000" w:rsidR="00000000" w:rsidRPr="00000000">
              <w:rPr>
                <w:rtl w:val="0"/>
              </w:rPr>
            </w:r>
          </w:p>
          <w:p w:rsidR="00000000" w:rsidDel="00000000" w:rsidP="00000000" w:rsidRDefault="00000000" w:rsidRPr="00000000" w14:paraId="00000037">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Tax code</w:t>
            </w:r>
            <w:r w:rsidDel="00000000" w:rsidR="00000000" w:rsidRPr="00000000">
              <w:rPr>
                <w:rtl w:val="0"/>
              </w:rPr>
            </w:r>
          </w:p>
        </w:tc>
        <w:tc>
          <w:tcPr/>
          <w:p w:rsidR="00000000" w:rsidDel="00000000" w:rsidP="00000000" w:rsidRDefault="00000000" w:rsidRPr="00000000" w14:paraId="00000038">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39">
            <w:pPr>
              <w:keepNext w:val="1"/>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0305289153</w:t>
            </w: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3A">
            <w:pPr>
              <w:keepNext w:val="1"/>
              <w:spacing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Điện thoại </w:t>
            </w:r>
            <w:r w:rsidDel="00000000" w:rsidR="00000000" w:rsidRPr="00000000">
              <w:rPr>
                <w:rtl w:val="0"/>
              </w:rPr>
            </w:r>
          </w:p>
          <w:p w:rsidR="00000000" w:rsidDel="00000000" w:rsidP="00000000" w:rsidRDefault="00000000" w:rsidRPr="00000000" w14:paraId="0000003B">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Telephone</w:t>
            </w:r>
            <w:r w:rsidDel="00000000" w:rsidR="00000000" w:rsidRPr="00000000">
              <w:rPr>
                <w:rtl w:val="0"/>
              </w:rPr>
            </w:r>
          </w:p>
        </w:tc>
        <w:tc>
          <w:tcPr/>
          <w:p w:rsidR="00000000" w:rsidDel="00000000" w:rsidP="00000000" w:rsidRDefault="00000000" w:rsidRPr="00000000" w14:paraId="0000003C">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3D">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02871022222</w:t>
            </w:r>
          </w:p>
        </w:tc>
      </w:tr>
      <w:tr>
        <w:trPr>
          <w:cantSplit w:val="0"/>
          <w:tblHeader w:val="0"/>
        </w:trPr>
        <w:tc>
          <w:tcPr/>
          <w:p w:rsidR="00000000" w:rsidDel="00000000" w:rsidP="00000000" w:rsidRDefault="00000000" w:rsidRPr="00000000" w14:paraId="0000003E">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p>
          <w:p w:rsidR="00000000" w:rsidDel="00000000" w:rsidP="00000000" w:rsidRDefault="00000000" w:rsidRPr="00000000" w14:paraId="0000003F">
            <w:pPr>
              <w:keepNext w:val="1"/>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Representative</w:t>
            </w:r>
            <w:r w:rsidDel="00000000" w:rsidR="00000000" w:rsidRPr="00000000">
              <w:rPr>
                <w:rtl w:val="0"/>
              </w:rPr>
            </w:r>
          </w:p>
        </w:tc>
        <w:tc>
          <w:tcPr/>
          <w:p w:rsidR="00000000" w:rsidDel="00000000" w:rsidP="00000000" w:rsidRDefault="00000000" w:rsidRPr="00000000" w14:paraId="00000040">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1">
            <w:pPr>
              <w:keepNext w:val="1"/>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Ông/ </w:t>
            </w:r>
            <w:r w:rsidDel="00000000" w:rsidR="00000000" w:rsidRPr="00000000">
              <w:rPr>
                <w:rFonts w:ascii="Times New Roman" w:cs="Times New Roman" w:eastAsia="Times New Roman" w:hAnsi="Times New Roman"/>
                <w:b w:val="1"/>
                <w:bCs w:val="1"/>
                <w:i w:val="1"/>
                <w:iCs w:val="1"/>
                <w:color w:val="0070c0"/>
                <w:sz w:val="24"/>
                <w:szCs w:val="24"/>
                <w:rtl w:val="0"/>
              </w:rPr>
              <w:t xml:space="preserve">Mr</w:t>
            </w:r>
            <w:r w:rsidDel="00000000" w:rsidR="00000000" w:rsidRPr="00000000">
              <w:rPr>
                <w:rFonts w:ascii="Times New Roman" w:cs="Times New Roman" w:eastAsia="Times New Roman" w:hAnsi="Times New Roman"/>
                <w:b w:val="1"/>
                <w:bCs w:val="1"/>
                <w:color w:val="0070c0"/>
                <w:sz w:val="24"/>
                <w:szCs w:val="24"/>
                <w:rtl w:val="0"/>
              </w:rPr>
              <w:t xml:space="preserve">.</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b w:val="1"/>
                <w:bCs w:val="1"/>
                <w:smallCaps w:val="1"/>
                <w:sz w:val="24"/>
                <w:szCs w:val="24"/>
                <w:rtl w:val="0"/>
              </w:rPr>
              <w:t xml:space="preserve">NGUYỄN MẠNH TƯỜNG</w:t>
            </w:r>
            <w:r w:rsidDel="00000000" w:rsidR="00000000" w:rsidRPr="00000000">
              <w:rPr>
                <w:rtl w:val="0"/>
              </w:rPr>
            </w:r>
          </w:p>
        </w:tc>
      </w:tr>
      <w:tr>
        <w:trPr>
          <w:cantSplit w:val="0"/>
          <w:trHeight w:val="80" w:hRule="atLeast"/>
          <w:tblHeader w:val="0"/>
        </w:trPr>
        <w:tc>
          <w:tcPr>
            <w:vAlign w:val="center"/>
          </w:tcPr>
          <w:p w:rsidR="00000000" w:rsidDel="00000000" w:rsidP="00000000" w:rsidRDefault="00000000" w:rsidRPr="00000000" w14:paraId="00000042">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r>
          </w:p>
          <w:p w:rsidR="00000000" w:rsidDel="00000000" w:rsidP="00000000" w:rsidRDefault="00000000" w:rsidRPr="00000000" w14:paraId="00000043">
            <w:pPr>
              <w:keepNext w:val="1"/>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Position</w:t>
            </w:r>
            <w:r w:rsidDel="00000000" w:rsidR="00000000" w:rsidRPr="00000000">
              <w:rPr>
                <w:rtl w:val="0"/>
              </w:rPr>
            </w:r>
          </w:p>
        </w:tc>
        <w:tc>
          <w:tcPr/>
          <w:p w:rsidR="00000000" w:rsidDel="00000000" w:rsidP="00000000" w:rsidRDefault="00000000" w:rsidRPr="00000000" w14:paraId="00000044">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5">
            <w:pPr>
              <w:keepNext w:val="1"/>
              <w:spacing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Tổng Giám đốc điều hành/ </w:t>
            </w:r>
            <w:r w:rsidDel="00000000" w:rsidR="00000000" w:rsidRPr="00000000">
              <w:rPr>
                <w:rFonts w:ascii="Times New Roman" w:cs="Times New Roman" w:eastAsia="Times New Roman" w:hAnsi="Times New Roman"/>
                <w:i w:val="1"/>
                <w:iCs w:val="1"/>
                <w:color w:val="0070c0"/>
                <w:sz w:val="24"/>
                <w:szCs w:val="24"/>
                <w:rtl w:val="0"/>
              </w:rPr>
              <w:t xml:space="preserve">General Director </w:t>
            </w:r>
            <w:r w:rsidDel="00000000" w:rsidR="00000000" w:rsidRPr="00000000">
              <w:rPr>
                <w:rtl w:val="0"/>
              </w:rPr>
            </w:r>
          </w:p>
        </w:tc>
      </w:tr>
      <w:tr>
        <w:trPr>
          <w:cantSplit w:val="0"/>
          <w:tblHeader w:val="0"/>
        </w:trPr>
        <w:tc>
          <w:tcPr>
            <w:gridSpan w:val="3"/>
            <w:vAlign w:val="center"/>
          </w:tcPr>
          <w:p w:rsidR="00000000" w:rsidDel="00000000" w:rsidP="00000000" w:rsidRDefault="00000000" w:rsidRPr="00000000" w14:paraId="00000046">
            <w:pPr>
              <w:keepNext w:val="1"/>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đây được gọi là “</w:t>
            </w:r>
            <w:r w:rsidDel="00000000" w:rsidR="00000000" w:rsidRPr="00000000">
              <w:rPr>
                <w:rFonts w:ascii="Times New Roman" w:cs="Times New Roman" w:eastAsia="Times New Roman" w:hAnsi="Times New Roman"/>
                <w:b w:val="1"/>
                <w:bCs w:val="1"/>
                <w:sz w:val="24"/>
                <w:szCs w:val="24"/>
                <w:rtl w:val="0"/>
              </w:rPr>
              <w:t xml:space="preserve">MOMO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keepNext w:val="1"/>
              <w:spacing w:line="288"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Hereinafter referred to as “</w:t>
            </w:r>
            <w:r w:rsidDel="00000000" w:rsidR="00000000" w:rsidRPr="00000000">
              <w:rPr>
                <w:rFonts w:ascii="Times New Roman" w:cs="Times New Roman" w:eastAsia="Times New Roman" w:hAnsi="Times New Roman"/>
                <w:b w:val="1"/>
                <w:bCs w:val="1"/>
                <w:i w:val="1"/>
                <w:iCs w:val="1"/>
                <w:color w:val="0070c0"/>
                <w:sz w:val="24"/>
                <w:szCs w:val="24"/>
                <w:rtl w:val="0"/>
              </w:rPr>
              <w:t xml:space="preserve">Party B</w:t>
            </w:r>
            <w:r w:rsidDel="00000000" w:rsidR="00000000" w:rsidRPr="00000000">
              <w:rPr>
                <w:rFonts w:ascii="Times New Roman" w:cs="Times New Roman" w:eastAsia="Times New Roman" w:hAnsi="Times New Roman"/>
                <w:i w:val="1"/>
                <w:iCs w:val="1"/>
                <w:color w:val="0070c0"/>
                <w:sz w:val="24"/>
                <w:szCs w:val="24"/>
                <w:rtl w:val="0"/>
              </w:rPr>
              <w:t xml:space="preserve">” or “</w:t>
            </w:r>
            <w:r w:rsidDel="00000000" w:rsidR="00000000" w:rsidRPr="00000000">
              <w:rPr>
                <w:rFonts w:ascii="Times New Roman" w:cs="Times New Roman" w:eastAsia="Times New Roman" w:hAnsi="Times New Roman"/>
                <w:b w:val="1"/>
                <w:bCs w:val="1"/>
                <w:i w:val="1"/>
                <w:iCs w:val="1"/>
                <w:color w:val="0070c0"/>
                <w:sz w:val="24"/>
                <w:szCs w:val="24"/>
                <w:rtl w:val="0"/>
              </w:rPr>
              <w:t xml:space="preserve">MOMO</w:t>
            </w:r>
            <w:r w:rsidDel="00000000" w:rsidR="00000000" w:rsidRPr="00000000">
              <w:rPr>
                <w:rFonts w:ascii="Times New Roman" w:cs="Times New Roman" w:eastAsia="Times New Roman" w:hAnsi="Times New Roman"/>
                <w:i w:val="1"/>
                <w:iCs w:val="1"/>
                <w:color w:val="0070c0"/>
                <w:sz w:val="24"/>
                <w:szCs w:val="24"/>
                <w:rtl w:val="0"/>
              </w:rPr>
              <w:t xml:space="preserve">”</w:t>
            </w:r>
            <w:r w:rsidDel="00000000" w:rsidR="00000000" w:rsidRPr="00000000">
              <w:rPr>
                <w:rtl w:val="0"/>
              </w:rPr>
            </w:r>
          </w:p>
        </w:tc>
      </w:tr>
    </w:tbl>
    <w:p w:rsidR="00000000" w:rsidDel="00000000" w:rsidP="00000000" w:rsidRDefault="00000000" w:rsidRPr="00000000" w14:paraId="0000004A">
      <w:pPr>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và Bên B sau đây sẽ được gọi chung là “</w:t>
      </w:r>
      <w:r w:rsidDel="00000000" w:rsidR="00000000" w:rsidRPr="00000000">
        <w:rPr>
          <w:rFonts w:ascii="Times New Roman" w:cs="Times New Roman" w:eastAsia="Times New Roman" w:hAnsi="Times New Roman"/>
          <w:b w:val="1"/>
          <w:bCs w:val="1"/>
          <w:sz w:val="24"/>
          <w:szCs w:val="24"/>
          <w:rtl w:val="0"/>
        </w:rPr>
        <w:t xml:space="preserve">Các Bên</w:t>
      </w:r>
      <w:r w:rsidDel="00000000" w:rsidR="00000000" w:rsidRPr="00000000">
        <w:rPr>
          <w:rFonts w:ascii="Times New Roman" w:cs="Times New Roman" w:eastAsia="Times New Roman" w:hAnsi="Times New Roman"/>
          <w:sz w:val="24"/>
          <w:szCs w:val="24"/>
          <w:rtl w:val="0"/>
        </w:rPr>
        <w:t xml:space="preserve">” và gọi riêng là “</w:t>
      </w:r>
      <w:r w:rsidDel="00000000" w:rsidR="00000000" w:rsidRPr="00000000">
        <w:rPr>
          <w:rFonts w:ascii="Times New Roman" w:cs="Times New Roman" w:eastAsia="Times New Roman" w:hAnsi="Times New Roman"/>
          <w:b w:val="1"/>
          <w:bCs w:val="1"/>
          <w:sz w:val="24"/>
          <w:szCs w:val="24"/>
          <w:rtl w:val="0"/>
        </w:rPr>
        <w:t xml:space="preserve">Bên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line="288" w:lineRule="auto"/>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Party A and Party B hereinafter collectively referred to as “</w:t>
      </w:r>
      <w:r w:rsidDel="00000000" w:rsidR="00000000" w:rsidRPr="00000000">
        <w:rPr>
          <w:rFonts w:ascii="Times New Roman" w:cs="Times New Roman" w:eastAsia="Times New Roman" w:hAnsi="Times New Roman"/>
          <w:b w:val="1"/>
          <w:bCs w:val="1"/>
          <w:i w:val="1"/>
          <w:iCs w:val="1"/>
          <w:color w:val="0070c0"/>
          <w:sz w:val="24"/>
          <w:szCs w:val="24"/>
          <w:rtl w:val="0"/>
        </w:rPr>
        <w:t xml:space="preserve">Parties</w:t>
      </w:r>
      <w:r w:rsidDel="00000000" w:rsidR="00000000" w:rsidRPr="00000000">
        <w:rPr>
          <w:rFonts w:ascii="Times New Roman" w:cs="Times New Roman" w:eastAsia="Times New Roman" w:hAnsi="Times New Roman"/>
          <w:i w:val="1"/>
          <w:iCs w:val="1"/>
          <w:color w:val="0070c0"/>
          <w:sz w:val="24"/>
          <w:szCs w:val="24"/>
          <w:rtl w:val="0"/>
        </w:rPr>
        <w:t xml:space="preserve">” and individually as “</w:t>
      </w:r>
      <w:r w:rsidDel="00000000" w:rsidR="00000000" w:rsidRPr="00000000">
        <w:rPr>
          <w:rFonts w:ascii="Times New Roman" w:cs="Times New Roman" w:eastAsia="Times New Roman" w:hAnsi="Times New Roman"/>
          <w:b w:val="1"/>
          <w:bCs w:val="1"/>
          <w:i w:val="1"/>
          <w:iCs w:val="1"/>
          <w:color w:val="0070c0"/>
          <w:sz w:val="24"/>
          <w:szCs w:val="24"/>
          <w:rtl w:val="0"/>
        </w:rPr>
        <w:t xml:space="preserve">Party</w:t>
      </w:r>
      <w:r w:rsidDel="00000000" w:rsidR="00000000" w:rsidRPr="00000000">
        <w:rPr>
          <w:rFonts w:ascii="Times New Roman" w:cs="Times New Roman" w:eastAsia="Times New Roman" w:hAnsi="Times New Roman"/>
          <w:i w:val="1"/>
          <w:iCs w:val="1"/>
          <w:color w:val="0070c0"/>
          <w:sz w:val="24"/>
          <w:szCs w:val="24"/>
          <w:rtl w:val="0"/>
        </w:rPr>
        <w:t xml:space="preserve">”.</w:t>
      </w:r>
    </w:p>
    <w:p w:rsidR="00000000" w:rsidDel="00000000" w:rsidP="00000000" w:rsidRDefault="00000000" w:rsidRPr="00000000" w14:paraId="0000004D">
      <w:pPr>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Bên thống nhất ký kết Phụ Lục 02 này để sửa đổi, bổ sung một số nội dung của Hợp Đồng và Phụ Lục 01 với các điều khoản và điều kiện sau đây. </w:t>
      </w:r>
    </w:p>
    <w:p w:rsidR="00000000" w:rsidDel="00000000" w:rsidP="00000000" w:rsidRDefault="00000000" w:rsidRPr="00000000" w14:paraId="0000004F">
      <w:pPr>
        <w:spacing w:line="288" w:lineRule="auto"/>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Both parties have agreed to enter into this Annex 15 with the terms and conditions as follow:</w:t>
      </w:r>
    </w:p>
    <w:p w:rsidR="00000000" w:rsidDel="00000000" w:rsidP="00000000" w:rsidRDefault="00000000" w:rsidRPr="00000000" w14:paraId="00000050">
      <w:pPr>
        <w:spacing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tabs>
          <w:tab w:val="left" w:leader="none" w:pos="1080"/>
        </w:tabs>
        <w:spacing w:line="288"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1: ĐIỀU CHỈNH HẠN MỨC VÉ XEM PHIM VÀ THỜI HẠN TRIỂN KHAI</w:t>
      </w:r>
    </w:p>
    <w:p w:rsidR="00000000" w:rsidDel="00000000" w:rsidP="00000000" w:rsidRDefault="00000000" w:rsidRPr="00000000" w14:paraId="00000052">
      <w:pPr>
        <w:tabs>
          <w:tab w:val="left" w:leader="none" w:pos="1080"/>
        </w:tabs>
        <w:spacing w:line="288" w:lineRule="auto"/>
        <w:jc w:val="both"/>
        <w:rPr>
          <w:rFonts w:ascii="Times New Roman" w:cs="Times New Roman" w:eastAsia="Times New Roman" w:hAnsi="Times New Roman"/>
          <w:b w:val="1"/>
          <w:bCs w:val="1"/>
          <w:i w:val="1"/>
          <w:iCs w:val="1"/>
          <w:color w:val="0070c0"/>
          <w:sz w:val="24"/>
          <w:szCs w:val="24"/>
        </w:rPr>
      </w:pPr>
      <w:r w:rsidDel="00000000" w:rsidR="00000000" w:rsidRPr="00000000">
        <w:rPr>
          <w:rFonts w:ascii="Times New Roman" w:cs="Times New Roman" w:eastAsia="Times New Roman" w:hAnsi="Times New Roman"/>
          <w:b w:val="1"/>
          <w:bCs w:val="1"/>
          <w:i w:val="1"/>
          <w:iCs w:val="1"/>
          <w:color w:val="0070c0"/>
          <w:sz w:val="24"/>
          <w:szCs w:val="24"/>
          <w:rtl w:val="0"/>
        </w:rPr>
        <w:t xml:space="preserve">ARTICLE 1: AMENDMENT AND REVISION TO ARTICLE 1 OF THE AGENCY AGREEMENT</w:t>
      </w:r>
    </w:p>
    <w:p w:rsidR="00000000" w:rsidDel="00000000" w:rsidP="00000000" w:rsidRDefault="00000000" w:rsidRPr="00000000" w14:paraId="00000053">
      <w:pPr>
        <w:tabs>
          <w:tab w:val="left" w:leader="none" w:pos="1080"/>
        </w:tabs>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67" w:right="0" w:hanging="567"/>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mức Vé và thời hạn triển khai</w:t>
      </w:r>
      <w:sdt>
        <w:sdtPr>
          <w:id w:val="278549150"/>
          <w:tag w:val="goog_rdk_0"/>
        </w:sdtPr>
        <w:sdtContent>
          <w:del w:author="TRAN THI THUY LINH - LEGAL" w:id="0" w:date="2026-08-17T09:39:06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Times New Roman" w:cs="Times New Roman" w:eastAsia="Times New Roman" w:hAnsi="Times New Roman"/>
          <w:b w:val="0"/>
          <w:bCs w:val="0"/>
          <w:i w:val="1"/>
          <w:iCs w:val="1"/>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70c0"/>
          <w:sz w:val="24"/>
          <w:szCs w:val="24"/>
          <w:u w:val="none"/>
          <w:shd w:fill="auto" w:val="clear"/>
          <w:vertAlign w:val="baseline"/>
          <w:rtl w:val="0"/>
        </w:rPr>
        <w:t xml:space="preserve">Ticket allocation and implementation term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88" w:lineRule="auto"/>
        <w:ind w:left="1134" w:right="0" w:hanging="567"/>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Mức Chuyển Tiếp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Bên đồng ý rằng toàn bộ hạn mức 2.500.000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hai triệu năm trăm nghìn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Vé theo Phụ Lục 01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Mức Chuyển Tiếp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Bên B tiếp tục phân phối trên Ứng Dụng MoMo trong thời hạn 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mười bốn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tháng kể từ ngày Phụ Lục này có hiệu lực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Thời Hạn Chuyển Tiếp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88" w:lineRule="auto"/>
        <w:ind w:left="1701" w:right="0" w:hanging="56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phân phối Hạn Mức Chuyển Tiếp theo Giai Đoạn 1 với hạn mức 1.000.000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một triệu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Vé và Giai Đoạn 2 với hạn mức 1.500.000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một triệu năm trăm nghìn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Vé, bao gồm các điều kiện triển khai Giai Đoạn 2, tiếp tục được thực hiện theo Phụ Lục 01.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701"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88" w:lineRule="auto"/>
        <w:ind w:left="1701" w:right="0" w:hanging="56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Kể từ ngày Phụ Lục này có hiệu lực, Thời Hạn Phụ Lục 01 và thời gian gia hạn thêm 02 (hai) tháng theo Phụ Lục 01 đối với Hạn Mức Chuyển Tiếp được thay thế bằng Thời Hạn Chuyển Tiếp quy định tại Điều 1.1(a) này.</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88" w:lineRule="auto"/>
        <w:ind w:left="1701" w:right="0" w:hanging="56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Trừ các nội dung được sửa đổi, bổ sung rõ ràng tại Phụ Lục này, các quy định khác của Phụ Lục 01 áp dụng đối với Hạn Mức Chuyển Tiếp tiếp tục có hiệu lực.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701"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70c0"/>
          <w:sz w:val="24"/>
          <w:szCs w:val="24"/>
          <w:u w:val="none"/>
          <w:shd w:fill="auto" w:val="clear"/>
          <w:vertAlign w:val="baseline"/>
          <w:rtl w:val="0"/>
        </w:rPr>
        <w:t xml:space="preserve">Ticket allocation and implementation term: The remaining Agency Movie Ticket allocation carried forward from the Agency Contract is 2,500,000 (two million five hundred thousand) tickets (the “Carried-Forward Allocation”), which Party B may use within one (01) year from the effective date of this Annex.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88" w:lineRule="auto"/>
        <w:ind w:left="1134" w:right="0" w:hanging="567"/>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Mức Bổ Sung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8" w:lineRule="auto"/>
        <w:ind w:left="1701" w:right="0" w:hanging="56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Hạn Mức Chuyển Tiếp, CJ CGV cung cấp cho MoMo thêm hạn mức 3.000.000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 triệu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Vé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Hạn Mức Bổ Sung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MoMo phân phối trên Ứng Dụng MoMo trong thời hạn 03 (ba) năm kể từ ngày Phụ Lục này có hiệu lực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Thời Hạn Bổ Sung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701" w:right="0" w:firstLine="0"/>
        <w:jc w:val="both"/>
        <w:rPr>
          <w:rFonts w:ascii="Times New Roman" w:cs="Times New Roman" w:eastAsia="Times New Roman" w:hAnsi="Times New Roman"/>
          <w:b w:val="0"/>
          <w:bCs w:val="0"/>
          <w:i w:val="1"/>
          <w:iCs w:val="1"/>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70c0"/>
          <w:sz w:val="24"/>
          <w:szCs w:val="24"/>
          <w:u w:val="none"/>
          <w:shd w:fill="auto" w:val="clear"/>
          <w:vertAlign w:val="baseline"/>
          <w:rtl w:val="0"/>
        </w:rPr>
        <w:t xml:space="preserve">In addition to the Carried-Forward Allocation, Party A shall allocate to Party B an additional 3,000,000 (three million) Agency Movie Tickets for a period of three (03) years, from July 1, 2026 through June 30, 2029 (the “Additional Allocation”).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8" w:lineRule="auto"/>
        <w:ind w:left="1701" w:right="0" w:hanging="56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Thời Hạn Bổ Sung, MoMo được chủ động phân bổ và sử dụng Hạn Mức Bổ Sung tại bất kỳ thời điểm nào, với điều kiện tổng số Vé được sử dụng không vượt quá Hạn Mức Bổ Sung. Các Bên đồng ý rằng Hạn Mức Bổ Sung không bị giới hạn hoặc phân bổ theo từng năm hoặc từng chu kỳ 12 (mười hai) tháng.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701" w:right="0" w:firstLine="0"/>
        <w:jc w:val="both"/>
        <w:rPr>
          <w:rFonts w:ascii="Times New Roman" w:cs="Times New Roman" w:eastAsia="Times New Roman" w:hAnsi="Times New Roman"/>
          <w:b w:val="0"/>
          <w:bCs w:val="0"/>
          <w:i w:val="1"/>
          <w:iCs w:val="1"/>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70c0"/>
          <w:sz w:val="24"/>
          <w:szCs w:val="24"/>
          <w:u w:val="none"/>
          <w:shd w:fill="auto" w:val="clear"/>
          <w:vertAlign w:val="baseline"/>
          <w:rtl w:val="0"/>
        </w:rPr>
        <w:t xml:space="preserve">Party B may, at its discretion, allocate and use the Additional Allocation at any time during the foregoing period, provided that the total number of tickets used does not exceed 3,000,000 (three million) tickets. The Additional Allocation shall not be subject to any annual limit or limit applicable to any twelve (12)-month period.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88" w:lineRule="auto"/>
        <w:ind w:left="1134" w:right="0" w:hanging="567"/>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áp dụng đối với Hạn Mức Bổ Sung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Trừ các nội dung được quy định khác tại Phụ Lục này, các điều kiện áp dụng đối với Vé quy định tại Điều 2 Phụ Lục 01 được áp dụng tương ứng đối với Hạn Mức Bổ Sung.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88" w:lineRule="auto"/>
        <w:ind w:left="1134" w:right="0" w:hanging="567"/>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 dõi và đối soát các hạn mức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8" w:lineRule="auto"/>
        <w:ind w:left="1701"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 Mức Chuyển Tiếp và Hạn Mức Bổ Sung được theo dõi và đối soát riêng biệt. </w:t>
      </w:r>
      <w:sdt>
        <w:sdtPr>
          <w:id w:val="1203844186"/>
          <w:tag w:val="goog_rdk_1"/>
        </w:sdtPr>
        <w:sdtContent>
          <w:ins w:author="TRAN THI THUY LINH - LEGAL" w:id="1" w:date="2026-08-17T09:39:0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thời gian Thời Hạn Chuyển Tiếp và Thời Hạn Bổ Sung cùng có hiệu lực, số Vé Xem Phim được bán thành công cho Khách Hàng được </w:t>
            </w:r>
          </w:ins>
          <w:sdt>
            <w:sdtPr>
              <w:id w:val="-1515712233"/>
              <w:tag w:val="goog_rdk_2"/>
            </w:sdtPr>
            <w:sdtContent>
              <w:commentRangeStart w:id="0"/>
            </w:sdtContent>
          </w:sdt>
          <w:ins w:author="TRAN THI THUY LINH - LEGAL" w:id="1" w:date="2026-08-17T09:39:06Z">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[ưu tiên ghi nhận vào Hạn Mức Chuyển Tiếp cho đến khi Hạn Mức Chuyển Tiếp được sử dụng hết, sau đó được ghi nhận vào Hạn Mức Bổ Sung]</w:t>
            </w:r>
          </w:ins>
        </w:sdtContent>
      </w:sdt>
      <w:sdt>
        <w:sdtPr>
          <w:id w:val="-749752344"/>
          <w:tag w:val="goog_rdk_3"/>
        </w:sdtPr>
        <w:sdtContent>
          <w:del w:author="TRAN THI THUY LINH - LEGAL" w:id="1" w:date="2026-08-17T09:39:06Z">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Tổng hạn mức Resell theo Hợp đồng Đại lý và Phụ lục này không vượt quá 5.500.000 (năm triệu năm trăm nghìn) Vé</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701"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70c0"/>
          <w:sz w:val="24"/>
          <w:szCs w:val="24"/>
          <w:u w:val="none"/>
          <w:shd w:fill="auto" w:val="clear"/>
          <w:vertAlign w:val="baseline"/>
          <w:rtl w:val="0"/>
        </w:rPr>
        <w:t xml:space="preserve">The Carried-Forward Allocation and the Additional Allocation shall be managed and reconciled separately. The total Resell allocation under the Agency Contract and this Annex shall not exceed 5,500,000 (five million five hundred thousand) tickets.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67" w:right="0" w:hanging="567"/>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Xử lý Vé chưa bán hết: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1"/>
          <w:iCs w:val="1"/>
          <w:smallCaps w:val="0"/>
          <w:strike w:val="0"/>
          <w:color w:val="0070c0"/>
          <w:sz w:val="24"/>
          <w:szCs w:val="24"/>
          <w:u w:val="none"/>
          <w:shd w:fill="auto" w:val="clear"/>
          <w:vertAlign w:val="baseline"/>
          <w:rtl w:val="0"/>
        </w:rPr>
        <w:t xml:space="preserve">Conversion of unsold tickets into 2D Movie Ticket Vouchers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widowControl w:val="0"/>
        <w:numPr>
          <w:ilvl w:val="1"/>
          <w:numId w:val="6"/>
        </w:numPr>
        <w:pBdr>
          <w:top w:space="0" w:sz="0" w:val="nil"/>
          <w:left w:space="0" w:sz="0" w:val="nil"/>
          <w:bottom w:space="0" w:sz="0" w:val="nil"/>
          <w:right w:space="0" w:sz="0" w:val="nil"/>
          <w:between w:space="0" w:sz="0" w:val="nil"/>
        </w:pBdr>
        <w:spacing w:line="288" w:lineRule="auto"/>
        <w:ind w:left="1134" w:hanging="567"/>
        <w:jc w:val="both"/>
        <w:rPr>
          <w:sz w:val="24"/>
          <w:szCs w:val="24"/>
        </w:rPr>
      </w:pPr>
      <w:r w:rsidDel="00000000" w:rsidR="00000000" w:rsidRPr="00000000">
        <w:rPr>
          <w:rFonts w:ascii="Times New Roman" w:cs="Times New Roman" w:eastAsia="Times New Roman" w:hAnsi="Times New Roman"/>
          <w:sz w:val="24"/>
          <w:szCs w:val="24"/>
          <w:rtl w:val="0"/>
        </w:rPr>
        <w:t xml:space="preserve">Khi kết thúc Thời Hạn Chuyển Tiếp, trường hợp Bên B chưa phân phối hết Hạn Mức Chuyển Tiếp, số Vé chưa bán hết được xử lý và chuyển đổi thành Phiếu Đổi Vé Xem Phim 2D theo Điều 1.6, Điều 1.7 và Điều 1.8 Phụ Lục 01, trong đó Thời Hạn Chuyển Tiếp thay thế cho các mốc thời gian liên quan đến thời hạn phân phối Vé quy định tại các điều khoản này. </w:t>
      </w:r>
      <w:sdt>
        <w:sdtPr>
          <w:id w:val="-144805540"/>
          <w:tag w:val="goog_rdk_4"/>
        </w:sdtPr>
        <w:sdtContent>
          <w:commentRangeStart w:id="1"/>
        </w:sdtContent>
      </w:sdt>
      <w:r w:rsidDel="00000000" w:rsidR="00000000" w:rsidRPr="00000000">
        <w:rPr>
          <w:rFonts w:ascii="Times New Roman" w:cs="Times New Roman" w:eastAsia="Times New Roman" w:hAnsi="Times New Roman"/>
          <w:sz w:val="24"/>
          <w:szCs w:val="24"/>
          <w:rtl w:val="0"/>
        </w:rPr>
        <w:t xml:space="preserve">Biên bản nghiệm thu, thanh lý quy định tại Điều 1.7 Phụ Lục 01 được lập nhằm xác nhận việc hoàn tất Hạn Mức Chuyển Tiếp và các nghĩa vụ liên quan đến việc chuyển đổi số Vé chưa bán hết thuộc Hạn Mức Chuyển Tiếp, và không được hiểu là việc thanh lý hoặc chấm dứt Hợp Đồng.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88" w:lineRule="auto"/>
        <w:ind w:left="113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numPr>
          <w:ilvl w:val="1"/>
          <w:numId w:val="6"/>
        </w:numPr>
        <w:pBdr>
          <w:top w:space="0" w:sz="0" w:val="nil"/>
          <w:left w:space="0" w:sz="0" w:val="nil"/>
          <w:bottom w:space="0" w:sz="0" w:val="nil"/>
          <w:right w:space="0" w:sz="0" w:val="nil"/>
          <w:between w:space="0" w:sz="0" w:val="nil"/>
        </w:pBdr>
        <w:spacing w:line="288" w:lineRule="auto"/>
        <w:ind w:left="1134" w:hanging="567"/>
        <w:jc w:val="both"/>
        <w:rPr>
          <w:sz w:val="24"/>
          <w:szCs w:val="24"/>
        </w:rPr>
      </w:pPr>
      <w:sdt>
        <w:sdtPr>
          <w:id w:val="1618300692"/>
          <w:tag w:val="goog_rdk_5"/>
        </w:sdtPr>
        <w:sdtContent>
          <w:commentRangeStart w:id="2"/>
        </w:sdtContent>
      </w:sdt>
      <w:sdt>
        <w:sdtPr>
          <w:id w:val="411480468"/>
          <w:tag w:val="goog_rdk_6"/>
        </w:sdtPr>
        <w:sdtContent>
          <w:commentRangeStart w:id="3"/>
        </w:sdtContent>
      </w:sdt>
      <w:r w:rsidDel="00000000" w:rsidR="00000000" w:rsidRPr="00000000">
        <w:rPr>
          <w:rFonts w:ascii="Times New Roman" w:cs="Times New Roman" w:eastAsia="Times New Roman" w:hAnsi="Times New Roman"/>
          <w:sz w:val="24"/>
          <w:szCs w:val="24"/>
          <w:rtl w:val="0"/>
        </w:rPr>
        <w:t xml:space="preserve">Khi kết thúc Thời Hạn Bổ Sung</w:t>
      </w:r>
      <w:commentRangeEnd w:id="2"/>
      <w:r w:rsidDel="00000000" w:rsidR="00000000" w:rsidRPr="00000000">
        <w:commentReference w:id="2"/>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trường hợp Bên B chưa phân phối hết Hạn Mức Bổ Sung, số Vé chưa bán hết được xử lý và chuyển đổi thành Phiếu Đổi Vé Xem Phim 2D theo cơ chế quy định tại Điều 1.6, Điều 1.7 và Điều 1.8 Phụ Lục 01, được áp dụng tương ứng đối với Hạn Mức Bổ Sung.</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88" w:lineRule="auto"/>
        <w:ind w:left="1134" w:firstLine="0"/>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The Unsold Tickets shall be treated as follows:</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88" w:lineRule="auto"/>
        <w:ind w:left="99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67" w:right="0" w:hanging="567"/>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Thông báo về Giá Vé Xem Phim Bán Cho Khách Hàng và chương trình khuyến mại</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Nhằm bảo đảm MoMo có đầy đủ cơ sở để áp dụng Giá Vé Xem Phim Bán Cho Khách Hàng trên Ứng Dụng MoMo phù hợp với mức giá do CJ CGV quy định theo Hợp Đồng, trường hợp CJ CGV triển khai chương trình khuyến mại, ưu đãi hoặc chính sách giá làm thay đổi giá Vé do CJ CGV áp dụng hoặc thông báo áp dụng trên hệ thống, kênh bán của CJ CGV hoặc thông qua các kênh phân phối khác của CJ CGV, CJ CGV có trách nhiệm thông báo cho MoMo trước khi áp dụng, trong đó nêu rõ tối thiểu mức giá, thời gian và phạm vi áp dụng, và tính chất khuyến mại/ưu đãi của mức giá đó.</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CJ CGV có trách nhiệm cung cấp thông tin đầy đủ, chính xác và kịp thời để MoMo có cơ sở xác định và áp dụng Giá Vé Xem Phim Bán Cho Khách Hàng phù hợp trên Ứng Dụng MoMo. Trường hợp phát sinh chênh lệch giá do CJ CGV không thông báo, thông báo không đầy đủ, không chính xác hoặc không kịp thời, CJ CGV có trách nhiệm phối hợp với MoMo xử lý chênh lệch và các vấn đề phát sinh có liên quan.</w:t>
      </w:r>
    </w:p>
    <w:p w:rsidR="00000000" w:rsidDel="00000000" w:rsidP="00000000" w:rsidRDefault="00000000" w:rsidRPr="00000000" w14:paraId="0000007E">
      <w:pPr>
        <w:widowControl w:val="0"/>
        <w:spacing w:line="288"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6" w:lineRule="auto"/>
        <w:ind w:left="567" w:right="0" w:hanging="567"/>
        <w:jc w:val="left"/>
        <w:rPr>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soát, thanh toán và các nội dung khác</w:t>
      </w:r>
      <w:sdt>
        <w:sdtPr>
          <w:id w:val="-962913312"/>
          <w:tag w:val="goog_rdk_7"/>
        </w:sdtPr>
        <w:sdtContent>
          <w:del w:author="TRAN THI THUY LINH - LEGAL" w:id="2" w:date="2026-08-17T09:39:0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đối soát, thanh toán, xuất hóa đơn và xử lý giao dịch sai lệch đối với Vé thuộc từng hạn mức được thực hiện theo Điều 2 Hợp Đồng, trừ các nội dung được sửa đổi, bổ sung tại Phụ Lục này.</w:t>
      </w:r>
      <w:r w:rsidDel="00000000" w:rsidR="00000000" w:rsidRPr="00000000">
        <w:rPr>
          <w:rtl w:val="0"/>
        </w:rPr>
      </w:r>
    </w:p>
    <w:p w:rsidR="00000000" w:rsidDel="00000000" w:rsidP="00000000" w:rsidRDefault="00000000" w:rsidRPr="00000000" w14:paraId="00000082">
      <w:pPr>
        <w:widowControl w:val="0"/>
        <w:spacing w:line="288" w:lineRule="auto"/>
        <w:ind w:left="567" w:firstLine="0"/>
        <w:jc w:val="both"/>
        <w:rPr>
          <w:rFonts w:ascii="Times New Roman" w:cs="Times New Roman" w:eastAsia="Times New Roman" w:hAnsi="Times New Roman"/>
          <w:i w:val="1"/>
          <w:iCs w:val="1"/>
          <w:color w:val="0070c0"/>
          <w:sz w:val="24"/>
          <w:szCs w:val="24"/>
        </w:rPr>
      </w:pPr>
      <w:bookmarkStart w:colFirst="0" w:colLast="0" w:name="_heading=h.pn3dmq3eo2va" w:id="0"/>
      <w:bookmarkEnd w:id="0"/>
      <w:r w:rsidDel="00000000" w:rsidR="00000000" w:rsidRPr="00000000">
        <w:rPr>
          <w:rFonts w:ascii="Times New Roman" w:cs="Times New Roman" w:eastAsia="Times New Roman" w:hAnsi="Times New Roman"/>
          <w:i w:val="1"/>
          <w:iCs w:val="1"/>
          <w:color w:val="0070c0"/>
          <w:sz w:val="24"/>
          <w:szCs w:val="24"/>
          <w:rtl w:val="0"/>
        </w:rPr>
        <w:t xml:space="preserve">Reconciliation, payment, and other matters: The reconciliation, payment, invoicing, discrepancy-handling procedures, the Parties’ rights and obligations, and all other matters relating to Resell shall continue to be governed by the Agency Contract unless expressly amended by this Annex.</w:t>
      </w:r>
    </w:p>
    <w:p w:rsidR="00000000" w:rsidDel="00000000" w:rsidP="00000000" w:rsidRDefault="00000000" w:rsidRPr="00000000" w14:paraId="00000083">
      <w:pPr>
        <w:spacing w:line="288"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84">
      <w:pPr>
        <w:spacing w:line="288"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2: ĐIỀU CHỈNH THỜI HẠN HỢP ĐỒNG </w:t>
      </w:r>
    </w:p>
    <w:p w:rsidR="00000000" w:rsidDel="00000000" w:rsidP="00000000" w:rsidRDefault="00000000" w:rsidRPr="00000000" w14:paraId="00000085">
      <w:pPr>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Kể từ ngày Phụ Lục này có hiệu lực, Điều 9.4 của Hợp Đồng được sửa đổi và thay thế như sau:</w:t>
      </w:r>
    </w:p>
    <w:p w:rsidR="00000000" w:rsidDel="00000000" w:rsidP="00000000" w:rsidRDefault="00000000" w:rsidRPr="00000000" w14:paraId="00000087">
      <w:pPr>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Thời Hạn Hợp Đồng: Hợp Đồng tiếp tục có hiệu lực cho đến khi kết thúc Thời Hạn Chuyển Tiếp hoặc Thời Hạn Bổ Sung, tùy thời điểm nào đến sau. Sau khi kết thúc các thời hạn nêu trên, các quyền và nghĩa vụ đã phát sinh nhưng chưa được hoàn tất theo Hợp Đồng và các Phụ Lục kèm theo tiếp tục có hiệu lực cho đến khi được hoàn tất, bao gồm nhưng không giới hạn việc đối soát, thanh toán, xuất hóa đơn, chuyển đổi và phát hành Phiếu Đổi Vé Xem Phim 2D.”</w:t>
      </w:r>
    </w:p>
    <w:p w:rsidR="00000000" w:rsidDel="00000000" w:rsidP="00000000" w:rsidRDefault="00000000" w:rsidRPr="00000000" w14:paraId="00000089">
      <w:pPr>
        <w:spacing w:line="288" w:lineRule="auto"/>
        <w:jc w:val="both"/>
        <w:rPr>
          <w:rFonts w:ascii="Times New Roman" w:cs="Times New Roman" w:eastAsia="Times New Roman" w:hAnsi="Times New Roman"/>
          <w:b w:val="1"/>
          <w:bCs w:val="1"/>
          <w:smallCaps w:val="1"/>
          <w:sz w:val="24"/>
          <w:szCs w:val="24"/>
        </w:rPr>
      </w:pPr>
      <w:r w:rsidDel="00000000" w:rsidR="00000000" w:rsidRPr="00000000">
        <w:rPr>
          <w:rtl w:val="0"/>
        </w:rPr>
      </w:r>
    </w:p>
    <w:p w:rsidR="00000000" w:rsidDel="00000000" w:rsidP="00000000" w:rsidRDefault="00000000" w:rsidRPr="00000000" w14:paraId="0000008A">
      <w:pPr>
        <w:spacing w:line="288"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3: ĐIỀU KHOẢN CHUNG</w:t>
      </w:r>
    </w:p>
    <w:p w:rsidR="00000000" w:rsidDel="00000000" w:rsidP="00000000" w:rsidRDefault="00000000" w:rsidRPr="00000000" w14:paraId="0000008B">
      <w:pPr>
        <w:tabs>
          <w:tab w:val="left" w:leader="none" w:pos="1440"/>
        </w:tabs>
        <w:spacing w:line="288" w:lineRule="auto"/>
        <w:jc w:val="both"/>
        <w:rPr>
          <w:rFonts w:ascii="Times New Roman" w:cs="Times New Roman" w:eastAsia="Times New Roman" w:hAnsi="Times New Roman"/>
          <w:b w:val="1"/>
          <w:bCs w:val="1"/>
          <w:i w:val="1"/>
          <w:iCs w:val="1"/>
          <w:smallCaps w:val="1"/>
          <w:sz w:val="24"/>
          <w:szCs w:val="24"/>
        </w:rPr>
      </w:pPr>
      <w:r w:rsidDel="00000000" w:rsidR="00000000" w:rsidRPr="00000000">
        <w:rPr>
          <w:rFonts w:ascii="Times New Roman" w:cs="Times New Roman" w:eastAsia="Times New Roman" w:hAnsi="Times New Roman"/>
          <w:b w:val="1"/>
          <w:bCs w:val="1"/>
          <w:i w:val="1"/>
          <w:iCs w:val="1"/>
          <w:smallCaps w:val="1"/>
          <w:sz w:val="24"/>
          <w:szCs w:val="24"/>
          <w:rtl w:val="0"/>
        </w:rPr>
        <w:t xml:space="preserve">ARTICLE 2: GENERAL PROVISIONS</w:t>
      </w:r>
    </w:p>
    <w:p w:rsidR="00000000" w:rsidDel="00000000" w:rsidP="00000000" w:rsidRDefault="00000000" w:rsidRPr="00000000" w14:paraId="0000008C">
      <w:pPr>
        <w:tabs>
          <w:tab w:val="left" w:leader="none" w:pos="1440"/>
        </w:tabs>
        <w:spacing w:line="288" w:lineRule="auto"/>
        <w:jc w:val="both"/>
        <w:rPr>
          <w:rFonts w:ascii="Times New Roman" w:cs="Times New Roman" w:eastAsia="Times New Roman" w:hAnsi="Times New Roman"/>
          <w:b w:val="1"/>
          <w:bCs w:val="1"/>
          <w:i w:val="1"/>
          <w:iCs w:val="1"/>
          <w:smallCaps w:val="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lục này là một phần không thể tách rời của Hợp Đồng. Trừ các nội dung được sửa đổi, bổ sung rõ ràng tại Phụ Lục này, các điều khoản và điều kiện còn lại của Hợp Đồng và Phụ Lục 01 tiếp tục giữ nguyên hiệu lực.</w:t>
      </w:r>
      <w:r w:rsidDel="00000000" w:rsidR="00000000" w:rsidRPr="00000000">
        <w:rPr>
          <w:rtl w:val="0"/>
        </w:rPr>
      </w:r>
    </w:p>
    <w:p w:rsidR="00000000" w:rsidDel="00000000" w:rsidP="00000000" w:rsidRDefault="00000000" w:rsidRPr="00000000" w14:paraId="0000008E">
      <w:pPr>
        <w:widowControl w:val="0"/>
        <w:spacing w:line="288" w:lineRule="auto"/>
        <w:ind w:left="56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This Annex is an unseparated part of the Contract No. 1906/API-2019 and Contract No. 06. Other terms and conditions of Contract No. 1906/API-2019 and Contract No. 06 which are not mentioned in this Annex shall remain full force and effect.</w:t>
      </w:r>
      <w:r w:rsidDel="00000000" w:rsidR="00000000" w:rsidRPr="00000000">
        <w:rPr>
          <w:rtl w:val="0"/>
        </w:rPr>
      </w:r>
    </w:p>
    <w:p w:rsidR="00000000" w:rsidDel="00000000" w:rsidP="00000000" w:rsidRDefault="00000000" w:rsidRPr="00000000" w14:paraId="0000008F">
      <w:pPr>
        <w:widowControl w:val="0"/>
        <w:spacing w:line="288" w:lineRule="auto"/>
        <w:ind w:left="567"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hợp có bất kỳ khác biệt hoặc mâu thuẫn nào giữa Phụ Lục này với Hợp Đồng hoặc Phụ Lục 01 đối với các nội dung được sửa đổi, bổ sung tại Phụ Lục này, các quy định tại Phụ Lục này được ưu tiên áp dụng.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567" w:right="0" w:hanging="567"/>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 lục này có hiệu lực kể từ ngày __ tháng __ năm 2026 và được lập thành bốn (04) bản gốc song ngữ tiếng Anh và tiếng Việt có giá trị pháp lý ngang nhau. Mỗi Bên giữ hai (02) bản gốc. Trường hợp có sự khác biệt hoặc không thống nhất giữa nội dung Tiếng Việt và Tiếng Anh, nội dung Tiếng Việt được ưu tiên áp dụng.</w:t>
      </w:r>
      <w:r w:rsidDel="00000000" w:rsidR="00000000" w:rsidRPr="00000000">
        <w:rPr>
          <w:rtl w:val="0"/>
        </w:rPr>
      </w:r>
    </w:p>
    <w:p w:rsidR="00000000" w:rsidDel="00000000" w:rsidP="00000000" w:rsidRDefault="00000000" w:rsidRPr="00000000" w14:paraId="00000093">
      <w:pPr>
        <w:widowControl w:val="0"/>
        <w:spacing w:line="288" w:lineRule="auto"/>
        <w:ind w:left="567" w:firstLine="0"/>
        <w:jc w:val="both"/>
        <w:rPr>
          <w:rFonts w:ascii="Times New Roman" w:cs="Times New Roman" w:eastAsia="Times New Roman" w:hAnsi="Times New Roman"/>
          <w:i w:val="1"/>
          <w:iCs w:val="1"/>
          <w:color w:val="0070c0"/>
          <w:sz w:val="24"/>
          <w:szCs w:val="24"/>
        </w:rPr>
      </w:pPr>
      <w:r w:rsidDel="00000000" w:rsidR="00000000" w:rsidRPr="00000000">
        <w:rPr>
          <w:rFonts w:ascii="Times New Roman" w:cs="Times New Roman" w:eastAsia="Times New Roman" w:hAnsi="Times New Roman"/>
          <w:i w:val="1"/>
          <w:iCs w:val="1"/>
          <w:color w:val="0070c0"/>
          <w:sz w:val="24"/>
          <w:szCs w:val="24"/>
          <w:rtl w:val="0"/>
        </w:rPr>
        <w:t xml:space="preserve">This Annex takes effect from __________, 2026 and is made into three (03) copies in English and Vietnamese with equal validity. Party A keep two (02) copies, Party B keep one (01) copy for execution. In case of discrepancies between the English version and the Vietnamese version, Vietnamese version shall prevail.</w:t>
      </w:r>
    </w:p>
    <w:p w:rsidR="00000000" w:rsidDel="00000000" w:rsidP="00000000" w:rsidRDefault="00000000" w:rsidRPr="00000000" w14:paraId="00000094">
      <w:pPr>
        <w:widowControl w:val="0"/>
        <w:spacing w:line="288" w:lineRule="auto"/>
        <w:ind w:left="567"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5">
      <w:pPr>
        <w:widowControl w:val="0"/>
        <w:spacing w:line="288" w:lineRule="auto"/>
        <w:ind w:left="567" w:firstLine="0"/>
        <w:jc w:val="both"/>
        <w:rPr>
          <w:rFonts w:ascii="Times New Roman" w:cs="Times New Roman" w:eastAsia="Times New Roman" w:hAnsi="Times New Roman"/>
          <w:i w:val="1"/>
          <w:iCs w:val="1"/>
          <w:sz w:val="24"/>
          <w:szCs w:val="24"/>
        </w:rPr>
      </w:pPr>
      <w:r w:rsidDel="00000000" w:rsidR="00000000" w:rsidRPr="00000000">
        <w:rPr>
          <w:rtl w:val="0"/>
        </w:rPr>
      </w:r>
    </w:p>
    <w:tbl>
      <w:tblPr>
        <w:tblStyle w:val="Table3"/>
        <w:tblW w:w="9072.0" w:type="dxa"/>
        <w:jc w:val="left"/>
        <w:tblInd w:w="-5.0" w:type="dxa"/>
        <w:tblLayout w:type="fixed"/>
        <w:tblLook w:val="0400"/>
      </w:tblPr>
      <w:tblGrid>
        <w:gridCol w:w="4111"/>
        <w:gridCol w:w="567"/>
        <w:gridCol w:w="4394"/>
        <w:tblGridChange w:id="0">
          <w:tblGrid>
            <w:gridCol w:w="4111"/>
            <w:gridCol w:w="567"/>
            <w:gridCol w:w="4394"/>
          </w:tblGrid>
        </w:tblGridChange>
      </w:tblGrid>
      <w:tr>
        <w:trPr>
          <w:cantSplit w:val="0"/>
          <w:trHeight w:val="1833" w:hRule="atLeast"/>
          <w:tblHeader w:val="0"/>
        </w:trPr>
        <w:tc>
          <w:tcPr/>
          <w:p w:rsidR="00000000" w:rsidDel="00000000" w:rsidP="00000000" w:rsidRDefault="00000000" w:rsidRPr="00000000" w14:paraId="00000096">
            <w:pPr>
              <w:tabs>
                <w:tab w:val="left" w:leader="none" w:pos="0"/>
              </w:tabs>
              <w:spacing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ĐẠI DIỆN CJ CGV </w:t>
            </w:r>
            <w:r w:rsidDel="00000000" w:rsidR="00000000" w:rsidRPr="00000000">
              <w:rPr>
                <w:rtl w:val="0"/>
              </w:rPr>
            </w:r>
          </w:p>
          <w:p w:rsidR="00000000" w:rsidDel="00000000" w:rsidP="00000000" w:rsidRDefault="00000000" w:rsidRPr="00000000" w14:paraId="00000097">
            <w:pPr>
              <w:tabs>
                <w:tab w:val="left" w:leader="none" w:pos="0"/>
              </w:tabs>
              <w:spacing w:line="288" w:lineRule="auto"/>
              <w:jc w:val="center"/>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i w:val="1"/>
                <w:iCs w:val="1"/>
                <w:color w:val="0070c0"/>
                <w:sz w:val="24"/>
                <w:szCs w:val="24"/>
                <w:rtl w:val="0"/>
              </w:rPr>
              <w:t xml:space="preserve">FOR AND ON BEHALF OF </w:t>
            </w:r>
            <w:r w:rsidDel="00000000" w:rsidR="00000000" w:rsidRPr="00000000">
              <w:rPr>
                <w:rFonts w:ascii="Times New Roman" w:cs="Times New Roman" w:eastAsia="Times New Roman" w:hAnsi="Times New Roman"/>
                <w:b w:val="1"/>
                <w:bCs w:val="1"/>
                <w:i w:val="1"/>
                <w:iCs w:val="1"/>
                <w:color w:val="0070c0"/>
                <w:sz w:val="24"/>
                <w:szCs w:val="24"/>
                <w:rtl w:val="0"/>
              </w:rPr>
              <w:t xml:space="preserve">CJ CGV</w:t>
            </w:r>
            <w:r w:rsidDel="00000000" w:rsidR="00000000" w:rsidRPr="00000000">
              <w:rPr>
                <w:rtl w:val="0"/>
              </w:rPr>
            </w:r>
          </w:p>
          <w:p w:rsidR="00000000" w:rsidDel="00000000" w:rsidP="00000000" w:rsidRDefault="00000000" w:rsidRPr="00000000" w14:paraId="00000098">
            <w:pPr>
              <w:spacing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288"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288"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B">
            <w:pPr>
              <w:spacing w:line="288"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C">
            <w:pPr>
              <w:spacing w:line="288"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ĐẠI DIỆN MOMO</w:t>
            </w:r>
          </w:p>
          <w:p w:rsidR="00000000" w:rsidDel="00000000" w:rsidP="00000000" w:rsidRDefault="00000000" w:rsidRPr="00000000" w14:paraId="0000009D">
            <w:pPr>
              <w:spacing w:line="288" w:lineRule="auto"/>
              <w:jc w:val="center"/>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i w:val="1"/>
                <w:iCs w:val="1"/>
                <w:color w:val="0070c0"/>
                <w:sz w:val="24"/>
                <w:szCs w:val="24"/>
                <w:rtl w:val="0"/>
              </w:rPr>
              <w:t xml:space="preserve">FOR AND ON BEHALF OF MOMO  </w:t>
            </w:r>
            <w:r w:rsidDel="00000000" w:rsidR="00000000" w:rsidRPr="00000000">
              <w:rPr>
                <w:rtl w:val="0"/>
              </w:rPr>
            </w:r>
          </w:p>
          <w:p w:rsidR="00000000" w:rsidDel="00000000" w:rsidP="00000000" w:rsidRDefault="00000000" w:rsidRPr="00000000" w14:paraId="0000009E">
            <w:pPr>
              <w:spacing w:line="288" w:lineRule="auto"/>
              <w:jc w:val="center"/>
              <w:rPr>
                <w:rFonts w:ascii="Times New Roman" w:cs="Times New Roman" w:eastAsia="Times New Roman" w:hAnsi="Times New Roman"/>
                <w:b w:val="1"/>
                <w:bCs w:val="1"/>
                <w:i w:val="1"/>
                <w:iCs w:val="1"/>
                <w:smallCaps w:val="1"/>
                <w:sz w:val="24"/>
                <w:szCs w:val="24"/>
              </w:rPr>
            </w:pPr>
            <w:r w:rsidDel="00000000" w:rsidR="00000000" w:rsidRPr="00000000">
              <w:rPr>
                <w:rtl w:val="0"/>
              </w:rPr>
            </w:r>
          </w:p>
          <w:sdt>
            <w:sdtPr>
              <w:id w:val="910695140"/>
              <w:tag w:val="goog_rdk_10"/>
            </w:sdtPr>
            <w:sdtContent>
              <w:p w:rsidR="00000000" w:rsidDel="00000000" w:rsidP="00000000" w:rsidRDefault="00000000" w:rsidRPr="00000000" w14:paraId="0000009F">
                <w:pPr>
                  <w:spacing w:line="288" w:lineRule="auto"/>
                  <w:rPr>
                    <w:ins w:author="TRAN THI THUY LINH - LEGAL" w:id="3" w:date="2026-08-17T09:39:06Z"/>
                    <w:rFonts w:ascii="Times New Roman" w:cs="Times New Roman" w:eastAsia="Times New Roman" w:hAnsi="Times New Roman"/>
                    <w:sz w:val="24"/>
                    <w:szCs w:val="24"/>
                  </w:rPr>
                </w:pPr>
                <w:sdt>
                  <w:sdtPr>
                    <w:id w:val="525506711"/>
                    <w:tag w:val="goog_rdk_9"/>
                  </w:sdtPr>
                  <w:sdtContent>
                    <w:ins w:author="TRAN THI THUY LINH - LEGAL" w:id="3" w:date="2026-08-17T09:39:06Z">
                      <w:r w:rsidDel="00000000" w:rsidR="00000000" w:rsidRPr="00000000">
                        <w:rPr>
                          <w:rtl w:val="0"/>
                        </w:rPr>
                      </w:r>
                    </w:ins>
                  </w:sdtContent>
                </w:sdt>
              </w:p>
            </w:sdtContent>
          </w:sdt>
          <w:sdt>
            <w:sdtPr>
              <w:id w:val="772390748"/>
              <w:tag w:val="goog_rdk_12"/>
            </w:sdtPr>
            <w:sdtContent>
              <w:p w:rsidR="00000000" w:rsidDel="00000000" w:rsidP="00000000" w:rsidRDefault="00000000" w:rsidRPr="00000000" w14:paraId="000000A0">
                <w:pPr>
                  <w:spacing w:line="288" w:lineRule="auto"/>
                  <w:rPr>
                    <w:ins w:author="TRAN THI THUY LINH - LEGAL" w:id="3" w:date="2026-08-17T09:39:06Z"/>
                    <w:rFonts w:ascii="Times New Roman" w:cs="Times New Roman" w:eastAsia="Times New Roman" w:hAnsi="Times New Roman"/>
                    <w:sz w:val="24"/>
                    <w:szCs w:val="24"/>
                  </w:rPr>
                </w:pPr>
                <w:sdt>
                  <w:sdtPr>
                    <w:id w:val="300860670"/>
                    <w:tag w:val="goog_rdk_11"/>
                  </w:sdtPr>
                  <w:sdtContent>
                    <w:ins w:author="TRAN THI THUY LINH - LEGAL" w:id="3" w:date="2026-08-17T09:39:06Z">
                      <w:r w:rsidDel="00000000" w:rsidR="00000000" w:rsidRPr="00000000">
                        <w:rPr>
                          <w:rtl w:val="0"/>
                        </w:rPr>
                      </w:r>
                    </w:ins>
                  </w:sdtContent>
                </w:sdt>
              </w:p>
            </w:sdtContent>
          </w:sdt>
          <w:p w:rsidR="00000000" w:rsidDel="00000000" w:rsidP="00000000" w:rsidRDefault="00000000" w:rsidRPr="00000000" w14:paraId="000000A1">
            <w:pPr>
              <w:spacing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Ông/ </w:t>
            </w:r>
            <w:r w:rsidDel="00000000" w:rsidR="00000000" w:rsidRPr="00000000">
              <w:rPr>
                <w:rFonts w:ascii="Times New Roman" w:cs="Times New Roman" w:eastAsia="Times New Roman" w:hAnsi="Times New Roman"/>
                <w:b w:val="1"/>
                <w:bCs w:val="1"/>
                <w:i w:val="1"/>
                <w:iCs w:val="1"/>
                <w:sz w:val="24"/>
                <w:szCs w:val="24"/>
                <w:rtl w:val="0"/>
              </w:rPr>
              <w:t xml:space="preserve">Mr.</w:t>
            </w:r>
            <w:r w:rsidDel="00000000" w:rsidR="00000000" w:rsidRPr="00000000">
              <w:rPr>
                <w:rFonts w:ascii="Times New Roman" w:cs="Times New Roman" w:eastAsia="Times New Roman" w:hAnsi="Times New Roman"/>
                <w:b w:val="1"/>
                <w:bCs w:val="1"/>
                <w:sz w:val="24"/>
                <w:szCs w:val="24"/>
                <w:rtl w:val="0"/>
              </w:rPr>
              <w:t xml:space="preserve"> NGUYỄN MẠNH TƯỜNG</w:t>
            </w:r>
            <w:r w:rsidDel="00000000" w:rsidR="00000000" w:rsidRPr="00000000">
              <w:rPr>
                <w:rtl w:val="0"/>
              </w:rPr>
            </w:r>
          </w:p>
        </w:tc>
      </w:tr>
    </w:tbl>
    <w:p w:rsidR="00000000" w:rsidDel="00000000" w:rsidP="00000000" w:rsidRDefault="00000000" w:rsidRPr="00000000" w14:paraId="000000A4">
      <w:pPr>
        <w:spacing w:line="288" w:lineRule="auto"/>
        <w:rPr>
          <w:rFonts w:ascii="Times New Roman" w:cs="Times New Roman" w:eastAsia="Times New Roman" w:hAnsi="Times New Roman"/>
          <w:sz w:val="24"/>
          <w:szCs w:val="24"/>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AN THI THUY LINH - LEGAL" w:id="1" w:date="2026-08-17T09:39:06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 tư vấn thêm về nội dung này.</w:t>
      </w:r>
    </w:p>
  </w:comment>
  <w:comment w:author="TRAN THI THUY LINH - LEGAL" w:id="0" w:date="2026-08-17T09:39:06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tư vấn thêm về nội dung này.</w:t>
      </w:r>
    </w:p>
  </w:comment>
  <w:comment w:author="TRAN THI THUY LINH - LEGAL" w:id="2" w:date="2026-08-17T09:39:06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 kiểm tra và xác nhận mốc kết thúc Hạn Mức Bổ Sung là (i) sau 03 năm kể từ ngày Phụ Lục 02 có hiệu lực hay (ii) đến hết ngày 30/06/2029, để thống nhất xuyên suốt Phụ Lục và làm căn cứ xác định thời điểm chốt số Vé chưa bán hết/chuyển đổi thành Phiếu Đổi Vé Xem Phim 2D.</w:t>
      </w:r>
    </w:p>
  </w:comment>
  <w:comment w:author="NGUYỄN LÊ ĐĂNG NGUYÊN - MDS - Product Operations Executive" w:id="3" w:date="2026-08-17T09:42:38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năm kể từ khi phụ lục 02 có hiệu lực nhé 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7" w15:done="0"/>
  <w15:commentEx w15:paraId="000000A8" w15:done="0"/>
  <w15:commentEx w15:paraId="000000A9" w15:done="0"/>
  <w15:commentEx w15:paraId="000000AA" w15:paraIdParent="000000A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494" w:hanging="360"/>
      </w:pPr>
      <w:rPr>
        <w:b w:val="0"/>
        <w:bCs w:val="0"/>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2">
    <w:lvl w:ilvl="0">
      <w:start w:val="9"/>
      <w:numFmt w:val="lowerLetter"/>
      <w:lvlText w:val="(%1)"/>
      <w:lvlJc w:val="left"/>
      <w:pPr>
        <w:ind w:left="1494" w:hanging="360"/>
      </w:pPr>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abstractNum w:abstractNumId="3">
    <w:lvl w:ilvl="0">
      <w:start w:val="1"/>
      <w:numFmt w:val="low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4">
    <w:lvl w:ilvl="0">
      <w:start w:val="1"/>
      <w:numFmt w:val="decimal"/>
      <w:lvlText w:val="1.%1."/>
      <w:lvlJc w:val="left"/>
      <w:pPr>
        <w:ind w:left="1080" w:hanging="360"/>
      </w:pPr>
      <w:rPr>
        <w:b w:val="1"/>
        <w:bCs w:val="1"/>
        <w:u w:val="none"/>
      </w:rPr>
    </w:lvl>
    <w:lvl w:ilvl="1">
      <w:start w:val="1"/>
      <w:numFmt w:val="lowerLetter"/>
      <w:lvlText w:val="(%2)"/>
      <w:lvlJc w:val="left"/>
      <w:pPr>
        <w:ind w:left="1800" w:hanging="360"/>
      </w:pPr>
      <w:rPr>
        <w:rFonts w:ascii="Times New Roman" w:cs="Times New Roman" w:eastAsia="Times New Roman" w:hAnsi="Times New Roman"/>
        <w:b w:val="0"/>
        <w:bCs w:val="0"/>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0"/>
        <w:bCs w:val="0"/>
        <w:sz w:val="24"/>
        <w:szCs w:val="24"/>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decimal"/>
      <w:lvlText w:val="1.%1."/>
      <w:lvlJc w:val="left"/>
      <w:pPr>
        <w:ind w:left="1080" w:hanging="360"/>
      </w:pPr>
      <w:rPr>
        <w:b w:val="1"/>
        <w:bCs w:val="1"/>
        <w:u w:val="none"/>
      </w:rPr>
    </w:lvl>
    <w:lvl w:ilvl="1">
      <w:start w:val="1"/>
      <w:numFmt w:val="lowerLetter"/>
      <w:lvlText w:val="(%2)"/>
      <w:lvlJc w:val="left"/>
      <w:pPr>
        <w:ind w:left="1800" w:hanging="360"/>
      </w:pPr>
      <w:rPr>
        <w:rFonts w:ascii="Times New Roman" w:cs="Times New Roman" w:eastAsia="Times New Roman" w:hAnsi="Times New Roman"/>
        <w:b w:val="0"/>
        <w:bCs w:val="0"/>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7">
    <w:lvl w:ilvl="0">
      <w:start w:val="3"/>
      <w:numFmt w:val="decimal"/>
      <w:lvlText w:val="%1."/>
      <w:lvlJc w:val="left"/>
      <w:pPr>
        <w:ind w:left="360" w:hanging="360"/>
      </w:pPr>
      <w:rPr>
        <w:b w:val="0"/>
        <w:bCs w:val="0"/>
      </w:rPr>
    </w:lvl>
    <w:lvl w:ilvl="1">
      <w:start w:val="1"/>
      <w:numFmt w:val="decimal"/>
      <w:lvlText w:val="%1.%2."/>
      <w:lvlJc w:val="left"/>
      <w:pPr>
        <w:ind w:left="360" w:hanging="360"/>
      </w:pPr>
      <w:rPr>
        <w:b w:val="0"/>
        <w:bCs w:val="0"/>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800" w:hanging="1800"/>
      </w:pPr>
      <w:rPr>
        <w:b w:val="0"/>
        <w:bCs w:val="0"/>
      </w:rPr>
    </w:lvl>
  </w:abstractNum>
  <w:abstractNum w:abstractNumId="8">
    <w:lvl w:ilvl="0">
      <w:start w:val="1"/>
      <w:numFmt w:val="lowerRoman"/>
      <w:lvlText w:val="(%1)"/>
      <w:lvlJc w:val="left"/>
      <w:pPr>
        <w:ind w:left="1854" w:hanging="720"/>
      </w:pPr>
      <w:rPr>
        <w:b w:val="0"/>
        <w:bCs w:val="0"/>
      </w:rPr>
    </w:lvl>
    <w:lvl w:ilvl="1">
      <w:start w:val="1"/>
      <w:numFmt w:val="lowerLetter"/>
      <w:lvlText w:val="%2."/>
      <w:lvlJc w:val="left"/>
      <w:pPr>
        <w:ind w:left="2214" w:hanging="360"/>
      </w:pPr>
      <w:rPr/>
    </w:lvl>
    <w:lvl w:ilvl="2">
      <w:start w:val="1"/>
      <w:numFmt w:val="lowerRoman"/>
      <w:lvlText w:val="%3."/>
      <w:lvlJc w:val="right"/>
      <w:pPr>
        <w:ind w:left="2934" w:hanging="180"/>
      </w:pPr>
      <w:rPr/>
    </w:lvl>
    <w:lvl w:ilvl="3">
      <w:start w:val="1"/>
      <w:numFmt w:val="decimal"/>
      <w:lvlText w:val="%4."/>
      <w:lvlJc w:val="left"/>
      <w:pPr>
        <w:ind w:left="3654" w:hanging="360"/>
      </w:pPr>
      <w:rPr/>
    </w:lvl>
    <w:lvl w:ilvl="4">
      <w:start w:val="1"/>
      <w:numFmt w:val="lowerLetter"/>
      <w:lvlText w:val="%5."/>
      <w:lvlJc w:val="left"/>
      <w:pPr>
        <w:ind w:left="4374" w:hanging="360"/>
      </w:pPr>
      <w:rPr/>
    </w:lvl>
    <w:lvl w:ilvl="5">
      <w:start w:val="1"/>
      <w:numFmt w:val="lowerRoman"/>
      <w:lvlText w:val="%6."/>
      <w:lvlJc w:val="right"/>
      <w:pPr>
        <w:ind w:left="5094" w:hanging="180"/>
      </w:pPr>
      <w:rPr/>
    </w:lvl>
    <w:lvl w:ilvl="6">
      <w:start w:val="1"/>
      <w:numFmt w:val="decimal"/>
      <w:lvlText w:val="%7."/>
      <w:lvlJc w:val="left"/>
      <w:pPr>
        <w:ind w:left="5814" w:hanging="360"/>
      </w:pPr>
      <w:rPr/>
    </w:lvl>
    <w:lvl w:ilvl="7">
      <w:start w:val="1"/>
      <w:numFmt w:val="lowerLetter"/>
      <w:lvlText w:val="%8."/>
      <w:lvlJc w:val="left"/>
      <w:pPr>
        <w:ind w:left="6534" w:hanging="360"/>
      </w:pPr>
      <w:rPr/>
    </w:lvl>
    <w:lvl w:ilvl="8">
      <w:start w:val="1"/>
      <w:numFmt w:val="lowerRoman"/>
      <w:lvlText w:val="%9."/>
      <w:lvlJc w:val="right"/>
      <w:pPr>
        <w:ind w:left="725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paragraph" w:styleId="Revision">
    <w:name w:val="Revision"/>
    <w:hidden w:val="1"/>
    <w:uiPriority w:val="99"/>
    <w:semiHidden w:val="1"/>
    <w:rsid w:val="00FC218A"/>
    <w:pPr>
      <w:spacing w:line="240" w:lineRule="auto"/>
    </w:pPr>
  </w:style>
  <w:style w:type="paragraph" w:styleId="ListParagraph">
    <w:name w:val="List Paragraph"/>
    <w:basedOn w:val="Normal"/>
    <w:uiPriority w:val="34"/>
    <w:qFormat w:val="1"/>
    <w:rsid w:val="00A25C81"/>
    <w:pPr>
      <w:ind w:left="720"/>
      <w:contextualSpacing w:val="1"/>
    </w:pPr>
  </w:style>
  <w:style w:type="character" w:styleId="CommentReference">
    <w:name w:val="annotation reference"/>
    <w:basedOn w:val="DefaultParagraphFont"/>
    <w:uiPriority w:val="99"/>
    <w:semiHidden w:val="1"/>
    <w:unhideWhenUsed w:val="1"/>
    <w:rsid w:val="003D0605"/>
    <w:rPr>
      <w:sz w:val="16"/>
      <w:szCs w:val="16"/>
    </w:rPr>
  </w:style>
  <w:style w:type="paragraph" w:styleId="CommentText">
    <w:name w:val="annotation text"/>
    <w:basedOn w:val="Normal"/>
    <w:link w:val="CommentTextChar"/>
    <w:uiPriority w:val="99"/>
    <w:unhideWhenUsed w:val="1"/>
    <w:rsid w:val="003D0605"/>
    <w:pPr>
      <w:spacing w:line="240" w:lineRule="auto"/>
    </w:pPr>
    <w:rPr>
      <w:sz w:val="20"/>
      <w:szCs w:val="20"/>
    </w:rPr>
  </w:style>
  <w:style w:type="character" w:styleId="CommentTextChar" w:customStyle="1">
    <w:name w:val="Comment Text Char"/>
    <w:basedOn w:val="DefaultParagraphFont"/>
    <w:link w:val="CommentText"/>
    <w:uiPriority w:val="99"/>
    <w:rsid w:val="003D0605"/>
    <w:rPr>
      <w:sz w:val="20"/>
      <w:szCs w:val="20"/>
    </w:rPr>
  </w:style>
  <w:style w:type="paragraph" w:styleId="CommentSubject">
    <w:name w:val="annotation subject"/>
    <w:basedOn w:val="CommentText"/>
    <w:next w:val="CommentText"/>
    <w:link w:val="CommentSubjectChar"/>
    <w:uiPriority w:val="99"/>
    <w:semiHidden w:val="1"/>
    <w:unhideWhenUsed w:val="1"/>
    <w:rsid w:val="003D0605"/>
    <w:rPr>
      <w:b w:val="1"/>
      <w:bCs w:val="1"/>
    </w:rPr>
  </w:style>
  <w:style w:type="character" w:styleId="CommentSubjectChar" w:customStyle="1">
    <w:name w:val="Comment Subject Char"/>
    <w:basedOn w:val="CommentTextChar"/>
    <w:link w:val="CommentSubject"/>
    <w:uiPriority w:val="99"/>
    <w:semiHidden w:val="1"/>
    <w:rsid w:val="003D0605"/>
    <w:rPr>
      <w:b w:val="1"/>
      <w:bCs w:val="1"/>
      <w:sz w:val="20"/>
      <w:szCs w:val="20"/>
    </w:rPr>
  </w:style>
  <w:style w:type="paragraph" w:styleId="Header">
    <w:name w:val="header"/>
    <w:basedOn w:val="Normal"/>
    <w:link w:val="HeaderChar"/>
    <w:uiPriority w:val="99"/>
    <w:unhideWhenUsed w:val="1"/>
    <w:rsid w:val="00CD4F91"/>
    <w:pPr>
      <w:tabs>
        <w:tab w:val="center" w:pos="4680"/>
        <w:tab w:val="right" w:pos="9360"/>
      </w:tabs>
      <w:spacing w:line="240" w:lineRule="auto"/>
    </w:pPr>
  </w:style>
  <w:style w:type="character" w:styleId="HeaderChar" w:customStyle="1">
    <w:name w:val="Header Char"/>
    <w:basedOn w:val="DefaultParagraphFont"/>
    <w:link w:val="Header"/>
    <w:uiPriority w:val="99"/>
    <w:rsid w:val="00CD4F91"/>
  </w:style>
  <w:style w:type="paragraph" w:styleId="Footer">
    <w:name w:val="footer"/>
    <w:basedOn w:val="Normal"/>
    <w:link w:val="FooterChar"/>
    <w:uiPriority w:val="99"/>
    <w:unhideWhenUsed w:val="1"/>
    <w:rsid w:val="00CD4F91"/>
    <w:pPr>
      <w:tabs>
        <w:tab w:val="center" w:pos="4680"/>
        <w:tab w:val="right" w:pos="9360"/>
      </w:tabs>
      <w:spacing w:line="240" w:lineRule="auto"/>
    </w:pPr>
  </w:style>
  <w:style w:type="character" w:styleId="FooterChar" w:customStyle="1">
    <w:name w:val="Footer Char"/>
    <w:basedOn w:val="DefaultParagraphFont"/>
    <w:link w:val="Footer"/>
    <w:uiPriority w:val="99"/>
    <w:rsid w:val="00CD4F91"/>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70.0" w:type="dxa"/>
        <w:left w:w="115.0" w:type="dxa"/>
        <w:bottom w:w="0.0" w:type="dxa"/>
        <w:right w:w="115.0" w:type="dxa"/>
      </w:tblCellMar>
    </w:tblPr>
  </w:style>
  <w:style w:type="table" w:styleId="Table2">
    <w:basedOn w:val="TableNormal"/>
    <w:tblPr>
      <w:tblStyleRowBandSize w:val="1"/>
      <w:tblStyleColBandSize w:val="1"/>
      <w:tblCellMar>
        <w:top w:w="17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bO9aFN/lBIyERx1DB15FUN+6w==">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2026-08-17T06:24:00Z</dcterms:created>
</cp:coreProperties>
</file>